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E5367" w14:textId="77777777" w:rsidR="009F0DFA" w:rsidRPr="004C02B4" w:rsidRDefault="009F0DFA" w:rsidP="009F0DFA">
      <w:pPr>
        <w:pStyle w:val="Title"/>
        <w:jc w:val="center"/>
        <w:rPr>
          <w:rFonts w:ascii="Calibri" w:hAnsi="Calibri" w:cs="Calibri"/>
          <w:sz w:val="40"/>
          <w:szCs w:val="40"/>
        </w:rPr>
      </w:pPr>
      <w:r w:rsidRPr="004C02B4">
        <w:rPr>
          <w:rFonts w:ascii="Calibri" w:hAnsi="Calibri" w:cs="Calibri"/>
          <w:sz w:val="40"/>
          <w:szCs w:val="40"/>
        </w:rPr>
        <w:t>The NOAH HSQC-COSY module revisited: a theoretical and practical comparison of pulse sequences</w:t>
      </w:r>
    </w:p>
    <w:p w14:paraId="59326ADC" w14:textId="6E216063" w:rsidR="009F0DFA" w:rsidRPr="004C02B4" w:rsidRDefault="009F0DFA" w:rsidP="009F0DFA">
      <w:pPr>
        <w:jc w:val="center"/>
        <w:rPr>
          <w:rFonts w:ascii="Calibri" w:hAnsi="Calibri" w:cs="Calibri"/>
        </w:rPr>
      </w:pPr>
      <w:r w:rsidRPr="004C02B4">
        <w:rPr>
          <w:rFonts w:ascii="Calibri" w:hAnsi="Calibri" w:cs="Calibri"/>
        </w:rPr>
        <w:t>Jonathan R. J. Yong,</w:t>
      </w:r>
      <w:r w:rsidRPr="004C02B4">
        <w:rPr>
          <w:rFonts w:ascii="Calibri" w:hAnsi="Calibri" w:cs="Calibri"/>
          <w:vertAlign w:val="superscript"/>
        </w:rPr>
        <w:t>1</w:t>
      </w:r>
      <w:ins w:id="0" w:author="Jonathan Yong" w:date="2024-03-24T15:00:00Z">
        <w:r w:rsidR="00A06350">
          <w:rPr>
            <w:rFonts w:ascii="Calibri" w:hAnsi="Calibri" w:cs="Calibri"/>
            <w:vertAlign w:val="superscript"/>
          </w:rPr>
          <w:t>,3</w:t>
        </w:r>
      </w:ins>
      <w:r w:rsidRPr="004C02B4">
        <w:rPr>
          <w:rFonts w:ascii="Calibri" w:hAnsi="Calibri" w:cs="Calibri"/>
        </w:rPr>
        <w:t xml:space="preserve"> Ēriks Kupče,</w:t>
      </w:r>
      <w:r w:rsidRPr="004C02B4">
        <w:rPr>
          <w:rFonts w:ascii="Calibri" w:hAnsi="Calibri" w:cs="Calibri"/>
          <w:vertAlign w:val="superscript"/>
        </w:rPr>
        <w:t>2</w:t>
      </w:r>
      <w:r w:rsidRPr="004C02B4">
        <w:rPr>
          <w:rFonts w:ascii="Calibri" w:hAnsi="Calibri" w:cs="Calibri"/>
        </w:rPr>
        <w:t xml:space="preserve"> Tim D. W. Claridge</w:t>
      </w:r>
      <w:r w:rsidRPr="004C02B4">
        <w:rPr>
          <w:rFonts w:ascii="Calibri" w:hAnsi="Calibri" w:cs="Calibri"/>
          <w:vertAlign w:val="superscript"/>
        </w:rPr>
        <w:t>1,</w:t>
      </w:r>
      <w:ins w:id="1" w:author="Tim Claridge" w:date="2024-03-12T20:56:00Z">
        <w:del w:id="2" w:author="Jonathan Yong" w:date="2024-03-24T15:00:00Z">
          <w:r w:rsidR="00055573" w:rsidDel="00A06350">
            <w:rPr>
              <w:rFonts w:ascii="Calibri" w:hAnsi="Calibri" w:cs="Calibri"/>
              <w:vertAlign w:val="superscript"/>
            </w:rPr>
            <w:delText>3</w:delText>
          </w:r>
        </w:del>
      </w:ins>
      <w:ins w:id="3" w:author="Jonathan Yong" w:date="2024-03-24T15:00:00Z">
        <w:r w:rsidR="00A06350">
          <w:rPr>
            <w:rFonts w:ascii="Calibri" w:hAnsi="Calibri" w:cs="Calibri"/>
            <w:vertAlign w:val="superscript"/>
          </w:rPr>
          <w:t>4</w:t>
        </w:r>
      </w:ins>
      <w:r w:rsidRPr="004C02B4">
        <w:rPr>
          <w:rFonts w:ascii="Calibri" w:hAnsi="Calibri" w:cs="Calibri"/>
          <w:vertAlign w:val="superscript"/>
        </w:rPr>
        <w:t>*</w:t>
      </w:r>
    </w:p>
    <w:p w14:paraId="22BFA292" w14:textId="6EBD85F8" w:rsidR="009F0DFA" w:rsidRPr="004C02B4" w:rsidRDefault="009F0DFA" w:rsidP="009F0DFA">
      <w:pPr>
        <w:jc w:val="center"/>
        <w:rPr>
          <w:rFonts w:ascii="Calibri" w:hAnsi="Calibri" w:cs="Calibri"/>
          <w:i/>
          <w:iCs/>
        </w:rPr>
      </w:pPr>
      <w:r w:rsidRPr="004C02B4">
        <w:rPr>
          <w:rFonts w:ascii="Calibri" w:hAnsi="Calibri" w:cs="Calibri"/>
          <w:vertAlign w:val="superscript"/>
        </w:rPr>
        <w:t>1</w:t>
      </w:r>
      <w:r w:rsidRPr="004C02B4">
        <w:rPr>
          <w:rFonts w:ascii="Calibri" w:hAnsi="Calibri" w:cs="Calibri"/>
        </w:rPr>
        <w:t xml:space="preserve"> </w:t>
      </w:r>
      <w:r w:rsidRPr="004C02B4">
        <w:rPr>
          <w:rFonts w:ascii="Calibri" w:hAnsi="Calibri" w:cs="Calibri"/>
          <w:i/>
          <w:iCs/>
        </w:rPr>
        <w:t>Chemistry Research Laboratory, Department of Chemistry, University of Oxford, Mansfield Road, Oxford</w:t>
      </w:r>
      <w:del w:id="4" w:author="Jonathan Yong" w:date="2024-03-24T15:01:00Z">
        <w:r w:rsidRPr="004C02B4" w:rsidDel="00A06350">
          <w:rPr>
            <w:rFonts w:ascii="Calibri" w:hAnsi="Calibri" w:cs="Calibri"/>
          </w:rPr>
          <w:delText>,</w:delText>
        </w:r>
      </w:del>
      <w:r w:rsidRPr="004C02B4">
        <w:rPr>
          <w:rFonts w:ascii="Calibri" w:hAnsi="Calibri" w:cs="Calibri"/>
        </w:rPr>
        <w:t xml:space="preserve"> </w:t>
      </w:r>
      <w:r w:rsidRPr="004C02B4">
        <w:rPr>
          <w:rFonts w:ascii="Calibri" w:hAnsi="Calibri" w:cs="Calibri"/>
          <w:i/>
          <w:iCs/>
        </w:rPr>
        <w:t>OX1 3TA, United Kingdom</w:t>
      </w:r>
    </w:p>
    <w:p w14:paraId="445FC34A" w14:textId="240AE4F8" w:rsidR="009F0DFA" w:rsidRDefault="009F0DFA" w:rsidP="009F0DFA">
      <w:pPr>
        <w:jc w:val="center"/>
        <w:rPr>
          <w:ins w:id="5" w:author="Jonathan Yong" w:date="2024-03-24T15:00:00Z"/>
          <w:rFonts w:ascii="Calibri" w:hAnsi="Calibri" w:cs="Calibri"/>
          <w:i/>
          <w:iCs/>
        </w:rPr>
      </w:pPr>
      <w:r w:rsidRPr="004C02B4">
        <w:rPr>
          <w:rFonts w:ascii="Calibri" w:hAnsi="Calibri" w:cs="Calibri"/>
          <w:vertAlign w:val="superscript"/>
        </w:rPr>
        <w:t>2</w:t>
      </w:r>
      <w:r w:rsidRPr="004C02B4">
        <w:rPr>
          <w:rFonts w:ascii="Calibri" w:hAnsi="Calibri" w:cs="Calibri"/>
        </w:rPr>
        <w:t xml:space="preserve"> </w:t>
      </w:r>
      <w:r w:rsidRPr="004C02B4">
        <w:rPr>
          <w:rFonts w:ascii="Calibri" w:hAnsi="Calibri" w:cs="Calibri"/>
          <w:i/>
          <w:iCs/>
        </w:rPr>
        <w:t>Bruker UK Ltd, R&amp;D, Coventry CV4 9GH, United Kingdom</w:t>
      </w:r>
    </w:p>
    <w:p w14:paraId="5EA8462E" w14:textId="300AD26F" w:rsidR="00A06350" w:rsidRDefault="00A06350" w:rsidP="00A06350">
      <w:pPr>
        <w:jc w:val="center"/>
        <w:rPr>
          <w:ins w:id="6" w:author="Tim Claridge" w:date="2024-03-12T20:56:00Z"/>
          <w:rFonts w:ascii="Calibri" w:hAnsi="Calibri" w:cs="Calibri"/>
          <w:i/>
          <w:iCs/>
        </w:rPr>
      </w:pPr>
      <w:ins w:id="7" w:author="Jonathan Yong" w:date="2024-03-24T15:00:00Z">
        <w:r>
          <w:rPr>
            <w:rFonts w:ascii="Calibri" w:hAnsi="Calibri" w:cs="Calibri"/>
            <w:vertAlign w:val="superscript"/>
          </w:rPr>
          <w:t>3</w:t>
        </w:r>
        <w:r w:rsidRPr="004C02B4">
          <w:rPr>
            <w:rFonts w:ascii="Calibri" w:hAnsi="Calibri" w:cs="Calibri"/>
          </w:rPr>
          <w:t xml:space="preserve"> </w:t>
        </w:r>
      </w:ins>
      <w:ins w:id="8" w:author="Jonathan Yong" w:date="2024-03-24T15:46:00Z">
        <w:r w:rsidR="00B13958">
          <w:rPr>
            <w:rFonts w:ascii="Calibri" w:hAnsi="Calibri" w:cs="Calibri"/>
          </w:rPr>
          <w:t xml:space="preserve">Current address: </w:t>
        </w:r>
      </w:ins>
      <w:ins w:id="9" w:author="Jonathan Yong" w:date="2024-03-24T15:00:00Z">
        <w:r>
          <w:rPr>
            <w:rFonts w:ascii="Calibri" w:hAnsi="Calibri" w:cs="Calibri"/>
            <w:i/>
            <w:iCs/>
          </w:rPr>
          <w:t xml:space="preserve">The Alan Turing Institute, </w:t>
        </w:r>
      </w:ins>
      <w:ins w:id="10" w:author="Jonathan Yong" w:date="2024-03-24T15:01:00Z">
        <w:r w:rsidRPr="00A06350">
          <w:rPr>
            <w:rFonts w:ascii="Calibri" w:hAnsi="Calibri" w:cs="Calibri"/>
            <w:i/>
            <w:iCs/>
          </w:rPr>
          <w:t>The British Library, 96 Euston Road</w:t>
        </w:r>
        <w:r>
          <w:rPr>
            <w:rFonts w:ascii="Calibri" w:hAnsi="Calibri" w:cs="Calibri"/>
            <w:i/>
            <w:iCs/>
          </w:rPr>
          <w:t xml:space="preserve">, London </w:t>
        </w:r>
        <w:r w:rsidRPr="00A06350">
          <w:rPr>
            <w:rFonts w:ascii="Calibri" w:hAnsi="Calibri" w:cs="Calibri"/>
            <w:i/>
            <w:iCs/>
          </w:rPr>
          <w:t>NW1 2DB</w:t>
        </w:r>
        <w:r>
          <w:rPr>
            <w:rFonts w:ascii="Calibri" w:hAnsi="Calibri" w:cs="Calibri"/>
            <w:i/>
            <w:iCs/>
          </w:rPr>
          <w:t>, United Kingdom</w:t>
        </w:r>
      </w:ins>
    </w:p>
    <w:p w14:paraId="50FEB77D" w14:textId="5060ABAC" w:rsidR="00055573" w:rsidRPr="004C02B4" w:rsidRDefault="00A06350" w:rsidP="009F0DFA">
      <w:pPr>
        <w:jc w:val="center"/>
        <w:rPr>
          <w:rFonts w:ascii="Calibri" w:hAnsi="Calibri" w:cs="Calibri"/>
        </w:rPr>
      </w:pPr>
      <w:r w:rsidRPr="00B13958">
        <w:rPr>
          <w:rFonts w:ascii="Calibri" w:hAnsi="Calibri" w:cs="Calibri"/>
          <w:vertAlign w:val="superscript"/>
        </w:rPr>
        <w:t>4</w:t>
      </w:r>
      <w:r w:rsidR="0057193A" w:rsidRPr="00B13958">
        <w:rPr>
          <w:rFonts w:ascii="Calibri" w:hAnsi="Calibri" w:cs="Calibri"/>
        </w:rPr>
        <w:t xml:space="preserve"> Current </w:t>
      </w:r>
      <w:r w:rsidR="00B13958" w:rsidRPr="00B13958">
        <w:rPr>
          <w:rFonts w:ascii="Calibri" w:hAnsi="Calibri" w:cs="Calibri"/>
        </w:rPr>
        <w:t>a</w:t>
      </w:r>
      <w:r w:rsidR="0057193A" w:rsidRPr="00B13958">
        <w:rPr>
          <w:rFonts w:ascii="Calibri" w:hAnsi="Calibri" w:cs="Calibri"/>
        </w:rPr>
        <w:t>ddress:</w:t>
      </w:r>
      <w:r w:rsidR="0057193A" w:rsidRPr="00A06350">
        <w:rPr>
          <w:rFonts w:ascii="Calibri" w:hAnsi="Calibri" w:cs="Calibri"/>
          <w:i/>
          <w:iCs/>
        </w:rPr>
        <w:t xml:space="preserve"> Exscientia,</w:t>
      </w:r>
      <w:r w:rsidR="00D6528D" w:rsidRPr="00A06350">
        <w:rPr>
          <w:i/>
          <w:iCs/>
        </w:rPr>
        <w:t xml:space="preserve"> </w:t>
      </w:r>
      <w:r w:rsidR="00D6528D" w:rsidRPr="00A06350">
        <w:rPr>
          <w:rFonts w:ascii="Calibri" w:hAnsi="Calibri" w:cs="Calibri"/>
          <w:i/>
          <w:iCs/>
        </w:rPr>
        <w:t xml:space="preserve">The Schrödinger Building, Oxford Science Park, Oxford OX4 4GE, United </w:t>
      </w:r>
      <w:commentRangeStart w:id="11"/>
      <w:r w:rsidR="00D6528D" w:rsidRPr="00A06350">
        <w:rPr>
          <w:rFonts w:ascii="Calibri" w:hAnsi="Calibri" w:cs="Calibri"/>
          <w:i/>
          <w:iCs/>
        </w:rPr>
        <w:t>Kingdom</w:t>
      </w:r>
      <w:commentRangeEnd w:id="11"/>
      <w:r w:rsidR="00114F04">
        <w:rPr>
          <w:rStyle w:val="CommentReference"/>
        </w:rPr>
        <w:commentReference w:id="11"/>
      </w:r>
    </w:p>
    <w:p w14:paraId="53250152" w14:textId="0A14F1B4" w:rsidR="009F0DFA" w:rsidRPr="004C02B4" w:rsidRDefault="009F0DFA" w:rsidP="009F0DFA">
      <w:pPr>
        <w:pBdr>
          <w:bottom w:val="single" w:sz="6" w:space="1" w:color="auto"/>
        </w:pBdr>
        <w:jc w:val="center"/>
        <w:rPr>
          <w:rFonts w:ascii="Calibri" w:hAnsi="Calibri" w:cs="Calibri"/>
        </w:rPr>
      </w:pPr>
      <w:r w:rsidRPr="004C02B4">
        <w:rPr>
          <w:rFonts w:ascii="Calibri" w:hAnsi="Calibri" w:cs="Calibri"/>
        </w:rPr>
        <w:t>* tim.claridge@chem.ox.ac.uk</w:t>
      </w:r>
    </w:p>
    <w:p w14:paraId="0BA329A4" w14:textId="4BE6196A" w:rsidR="009F0DFA" w:rsidRPr="004C02B4" w:rsidDel="0061488F" w:rsidRDefault="009F0DFA" w:rsidP="009F0DFA">
      <w:pPr>
        <w:pBdr>
          <w:bottom w:val="single" w:sz="6" w:space="1" w:color="auto"/>
        </w:pBdr>
        <w:rPr>
          <w:del w:id="12" w:author="Jonathan Yong" w:date="2024-03-25T00:23:00Z"/>
          <w:rFonts w:ascii="Calibri" w:hAnsi="Calibri" w:cs="Calibri"/>
        </w:rPr>
      </w:pPr>
    </w:p>
    <w:p w14:paraId="3B18DE0E" w14:textId="192C62DE" w:rsidR="009F0DFA" w:rsidRPr="004C02B4" w:rsidRDefault="009F0DFA" w:rsidP="009F0DFA">
      <w:pPr>
        <w:pStyle w:val="Heading1"/>
        <w:rPr>
          <w:rFonts w:ascii="Calibri" w:hAnsi="Calibri" w:cs="Calibri"/>
        </w:rPr>
      </w:pPr>
      <w:r w:rsidRPr="004C02B4">
        <w:rPr>
          <w:rFonts w:ascii="Calibri" w:hAnsi="Calibri" w:cs="Calibri"/>
        </w:rPr>
        <w:t>Highlights</w:t>
      </w:r>
    </w:p>
    <w:p w14:paraId="1F8B3E1D" w14:textId="77777777" w:rsidR="009F0DFA" w:rsidRPr="004C02B4" w:rsidRDefault="009F0DFA" w:rsidP="009F0DFA">
      <w:pPr>
        <w:pStyle w:val="ListParagraph"/>
        <w:numPr>
          <w:ilvl w:val="0"/>
          <w:numId w:val="2"/>
        </w:numPr>
        <w:rPr>
          <w:rFonts w:ascii="Calibri" w:hAnsi="Calibri" w:cs="Calibri"/>
        </w:rPr>
      </w:pPr>
      <w:r w:rsidRPr="004C02B4">
        <w:rPr>
          <w:rFonts w:ascii="Calibri" w:hAnsi="Calibri" w:cs="Calibri"/>
        </w:rPr>
        <w:t>Detailed discussion of HSQC-COSY implementations in NMR supersequences.</w:t>
      </w:r>
    </w:p>
    <w:p w14:paraId="0A864CBD" w14:textId="77777777" w:rsidR="009F0DFA" w:rsidRPr="004C02B4" w:rsidRDefault="009F0DFA" w:rsidP="009F0DFA">
      <w:pPr>
        <w:pStyle w:val="ListParagraph"/>
        <w:numPr>
          <w:ilvl w:val="0"/>
          <w:numId w:val="2"/>
        </w:numPr>
        <w:rPr>
          <w:rFonts w:ascii="Calibri" w:hAnsi="Calibri" w:cs="Calibri"/>
        </w:rPr>
      </w:pPr>
      <w:r w:rsidRPr="004C02B4">
        <w:rPr>
          <w:rFonts w:ascii="Calibri" w:hAnsi="Calibri" w:cs="Calibri"/>
        </w:rPr>
        <w:t>Comparison of HSQC-COSY with HSQC-TOCSY.</w:t>
      </w:r>
    </w:p>
    <w:p w14:paraId="74D6BDF2" w14:textId="5124C429" w:rsidR="009F0DFA" w:rsidRPr="004C02B4" w:rsidRDefault="009F0DFA" w:rsidP="009F0DFA">
      <w:pPr>
        <w:pStyle w:val="ListParagraph"/>
        <w:numPr>
          <w:ilvl w:val="0"/>
          <w:numId w:val="2"/>
        </w:numPr>
        <w:rPr>
          <w:rFonts w:ascii="Calibri" w:hAnsi="Calibri" w:cs="Calibri"/>
        </w:rPr>
      </w:pPr>
      <w:r w:rsidRPr="004C02B4">
        <w:rPr>
          <w:rFonts w:ascii="Calibri" w:hAnsi="Calibri" w:cs="Calibri"/>
        </w:rPr>
        <w:t>Sensitivity analyses of modules within typical NMR supersequences involving HSQC- COSY experiments.</w:t>
      </w:r>
    </w:p>
    <w:p w14:paraId="483FC729" w14:textId="6BD35C27" w:rsidR="009F0DFA" w:rsidRPr="004C02B4" w:rsidRDefault="0061488F">
      <w:pPr>
        <w:jc w:val="center"/>
        <w:rPr>
          <w:rFonts w:ascii="Calibri" w:hAnsi="Calibri" w:cs="Calibri"/>
        </w:rPr>
        <w:pPrChange w:id="13" w:author="Jonathan Yong" w:date="2024-03-25T00:23:00Z">
          <w:pPr/>
        </w:pPrChange>
      </w:pPr>
      <w:ins w:id="14" w:author="Jonathan Yong" w:date="2024-03-25T00:23:00Z">
        <w:r>
          <w:rPr>
            <w:rFonts w:ascii="Calibri" w:hAnsi="Calibri" w:cs="Calibri"/>
            <w:noProof/>
          </w:rPr>
          <w:drawing>
            <wp:inline distT="0" distB="0" distL="0" distR="0" wp14:anchorId="26833FBA" wp14:editId="53632C4A">
              <wp:extent cx="3937000" cy="901700"/>
              <wp:effectExtent l="0" t="0" r="0" b="0"/>
              <wp:docPr id="1441819574" name="Picture 1"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19574" name="Picture 1" descr="A close-up of a black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7000" cy="901700"/>
                      </a:xfrm>
                      <a:prstGeom prst="rect">
                        <a:avLst/>
                      </a:prstGeom>
                    </pic:spPr>
                  </pic:pic>
                </a:graphicData>
              </a:graphic>
            </wp:inline>
          </w:drawing>
        </w:r>
      </w:ins>
    </w:p>
    <w:p w14:paraId="1B49C762" w14:textId="043CE253" w:rsidR="009F0DFA" w:rsidRPr="004C02B4" w:rsidRDefault="009F0DFA" w:rsidP="009F0DFA">
      <w:pPr>
        <w:pStyle w:val="Heading1"/>
        <w:rPr>
          <w:rFonts w:ascii="Calibri" w:hAnsi="Calibri" w:cs="Calibri"/>
        </w:rPr>
      </w:pPr>
      <w:r w:rsidRPr="004C02B4">
        <w:rPr>
          <w:rFonts w:ascii="Calibri" w:hAnsi="Calibri" w:cs="Calibri"/>
        </w:rPr>
        <w:t>Abstract</w:t>
      </w:r>
    </w:p>
    <w:p w14:paraId="1481AB42" w14:textId="6980A499" w:rsidR="009F0DFA" w:rsidRPr="004C02B4" w:rsidRDefault="009F0DFA" w:rsidP="009F0DFA">
      <w:pPr>
        <w:rPr>
          <w:rFonts w:ascii="Calibri" w:hAnsi="Calibri" w:cs="Calibri"/>
        </w:rPr>
      </w:pPr>
      <w:r w:rsidRPr="004C02B4">
        <w:rPr>
          <w:rFonts w:ascii="Calibri" w:hAnsi="Calibri" w:cs="Calibri"/>
        </w:rPr>
        <w:t xml:space="preserve">NMR supersequences, as exemplified by the NOAH (NMR by Ordered Acquisition using </w:t>
      </w:r>
      <w:r w:rsidRPr="004C02B4">
        <w:rPr>
          <w:rFonts w:ascii="Calibri" w:hAnsi="Calibri" w:cs="Calibri"/>
          <w:vertAlign w:val="superscript"/>
        </w:rPr>
        <w:t>1</w:t>
      </w:r>
      <w:r w:rsidRPr="004C02B4">
        <w:rPr>
          <w:rFonts w:ascii="Calibri" w:hAnsi="Calibri" w:cs="Calibri"/>
        </w:rPr>
        <w:t>H detection) technique, are a powerful way of acquiring multiple 2D data sets in much shorter durations. This is accomplished through targeted excitation and detection of the magnetisation belonging to specific isotopologues (‘magnetisation pools’). Separately, the HSQC-COSY experiment has recently seen an increase in popularity due to the high signal dispersion in the indirect dimension and the removal of ambiguity traditionally associated with HSQC-TOCSY experiments. Here, we describe how the HSQC-COSY experiment can be integrated as a ‘module’ within NOAH supersequences. The benefits and drawbacks of several different pulse sequence implementations are discussed, with a particular focus on how sensitivities of other modules in the same supersequence are affected.</w:t>
      </w:r>
    </w:p>
    <w:p w14:paraId="76F97382" w14:textId="5AD13B9C" w:rsidR="009F0DFA" w:rsidRPr="004C02B4" w:rsidRDefault="009F0DFA">
      <w:pPr>
        <w:rPr>
          <w:rFonts w:ascii="Calibri" w:hAnsi="Calibri" w:cs="Calibri"/>
        </w:rPr>
      </w:pPr>
      <w:r w:rsidRPr="004C02B4">
        <w:rPr>
          <w:rFonts w:ascii="Calibri" w:hAnsi="Calibri" w:cs="Calibri"/>
        </w:rPr>
        <w:br w:type="page"/>
      </w:r>
    </w:p>
    <w:p w14:paraId="27E8B367" w14:textId="4A1F337C" w:rsidR="009F0DFA" w:rsidRPr="004C02B4" w:rsidRDefault="009F0DFA" w:rsidP="009F0DFA">
      <w:pPr>
        <w:pStyle w:val="Heading1"/>
        <w:rPr>
          <w:rFonts w:ascii="Calibri" w:hAnsi="Calibri" w:cs="Calibri"/>
        </w:rPr>
      </w:pPr>
      <w:r w:rsidRPr="004C02B4">
        <w:rPr>
          <w:rFonts w:ascii="Calibri" w:hAnsi="Calibri" w:cs="Calibri"/>
        </w:rPr>
        <w:lastRenderedPageBreak/>
        <w:t>Introduction</w:t>
      </w:r>
    </w:p>
    <w:p w14:paraId="67EB98F2" w14:textId="6C217F07" w:rsidR="009F0DFA" w:rsidRPr="004C02B4" w:rsidRDefault="009F0DFA" w:rsidP="009F0DFA">
      <w:pPr>
        <w:rPr>
          <w:rFonts w:ascii="Calibri" w:hAnsi="Calibri" w:cs="Calibri"/>
        </w:rPr>
      </w:pPr>
      <w:r w:rsidRPr="004C02B4">
        <w:rPr>
          <w:rFonts w:ascii="Calibri" w:hAnsi="Calibri" w:cs="Calibri"/>
        </w:rPr>
        <w:t>The acceleration of multidimensional NMR spectroscopy has been an extremely popular topic in recent years, with techniques ranging from ultrafast NMR</w:t>
      </w:r>
      <w:r w:rsidRPr="004C02B4">
        <w:rPr>
          <w:rFonts w:ascii="Calibri" w:hAnsi="Calibri" w:cs="Calibri"/>
          <w:vertAlign w:val="superscript"/>
        </w:rPr>
        <w:t>[1–3]</w:t>
      </w:r>
      <w:r w:rsidRPr="004C02B4">
        <w:rPr>
          <w:rFonts w:ascii="Calibri" w:hAnsi="Calibri" w:cs="Calibri"/>
        </w:rPr>
        <w:t xml:space="preserve"> and non-uniform sampling (NUS)</w:t>
      </w:r>
      <w:r w:rsidRPr="004C02B4">
        <w:rPr>
          <w:rFonts w:ascii="Calibri" w:hAnsi="Calibri" w:cs="Calibri"/>
          <w:vertAlign w:val="superscript"/>
        </w:rPr>
        <w:t>[4–6]</w:t>
      </w:r>
      <w:r w:rsidRPr="004C02B4">
        <w:rPr>
          <w:rFonts w:ascii="Calibri" w:hAnsi="Calibri" w:cs="Calibri"/>
        </w:rPr>
        <w:t xml:space="preserve"> to multiple-receiver technology</w:t>
      </w:r>
      <w:r w:rsidRPr="004C02B4">
        <w:rPr>
          <w:rFonts w:ascii="Calibri" w:hAnsi="Calibri" w:cs="Calibri"/>
          <w:vertAlign w:val="superscript"/>
        </w:rPr>
        <w:t>[7–9]</w:t>
      </w:r>
      <w:r w:rsidRPr="004C02B4">
        <w:rPr>
          <w:rFonts w:ascii="Calibri" w:hAnsi="Calibri" w:cs="Calibri"/>
        </w:rPr>
        <w:t xml:space="preserve"> and reduction of recovery delays.</w:t>
      </w:r>
      <w:r w:rsidRPr="004C02B4">
        <w:rPr>
          <w:rFonts w:ascii="Calibri" w:hAnsi="Calibri" w:cs="Calibri"/>
          <w:vertAlign w:val="superscript"/>
        </w:rPr>
        <w:t>[10–12]</w:t>
      </w:r>
      <w:r w:rsidRPr="004C02B4">
        <w:rPr>
          <w:rFonts w:ascii="Calibri" w:hAnsi="Calibri" w:cs="Calibri"/>
        </w:rPr>
        <w:t xml:space="preserve"> NOAH (NMR by Ordered Acquisition using </w:t>
      </w:r>
      <w:r w:rsidRPr="004C02B4">
        <w:rPr>
          <w:rFonts w:ascii="Calibri" w:hAnsi="Calibri" w:cs="Calibri"/>
          <w:vertAlign w:val="superscript"/>
        </w:rPr>
        <w:t>1</w:t>
      </w:r>
      <w:r w:rsidRPr="004C02B4">
        <w:rPr>
          <w:rFonts w:ascii="Calibri" w:hAnsi="Calibri" w:cs="Calibri"/>
        </w:rPr>
        <w:t>H detection) experiments,</w:t>
      </w:r>
      <w:r w:rsidRPr="004C02B4">
        <w:rPr>
          <w:rFonts w:ascii="Calibri" w:hAnsi="Calibri" w:cs="Calibri"/>
          <w:vertAlign w:val="superscript"/>
        </w:rPr>
        <w:t>[13]</w:t>
      </w:r>
      <w:r w:rsidRPr="004C02B4">
        <w:rPr>
          <w:rFonts w:ascii="Calibri" w:hAnsi="Calibri" w:cs="Calibri"/>
        </w:rPr>
        <w:t xml:space="preserve"> which fall under the category of multiple-FID experiments,</w:t>
      </w:r>
      <w:r w:rsidRPr="004C02B4">
        <w:rPr>
          <w:rFonts w:ascii="Calibri" w:hAnsi="Calibri" w:cs="Calibri"/>
          <w:vertAlign w:val="superscript"/>
        </w:rPr>
        <w:t>[14]</w:t>
      </w:r>
      <w:r w:rsidRPr="004C02B4">
        <w:rPr>
          <w:rFonts w:ascii="Calibri" w:hAnsi="Calibri" w:cs="Calibri"/>
        </w:rPr>
        <w:t xml:space="preserve"> concatenate multiple 2D experiments (‘modules’) into a single nested pulse sequence with elision of intermediate recovery delays. Such ‘supersequences’ provide up to 4× time savings compared to conventional, one-by-one acquisition of each 2D spectrum, and have gained prominence due to their versatility as well as the fact that they do not require specialised hardware.</w:t>
      </w:r>
    </w:p>
    <w:p w14:paraId="659A5576" w14:textId="77777777" w:rsidR="009F0DFA" w:rsidRPr="004C02B4" w:rsidRDefault="009F0DFA" w:rsidP="009F0DFA">
      <w:pPr>
        <w:rPr>
          <w:rFonts w:ascii="Calibri" w:hAnsi="Calibri" w:cs="Calibri"/>
        </w:rPr>
      </w:pPr>
    </w:p>
    <w:p w14:paraId="24E2918F" w14:textId="76C4E761" w:rsidR="009F0DFA" w:rsidRPr="004C02B4" w:rsidRDefault="009F0DFA" w:rsidP="009F0DFA">
      <w:pPr>
        <w:jc w:val="center"/>
        <w:rPr>
          <w:rFonts w:ascii="Calibri" w:hAnsi="Calibri" w:cs="Calibri"/>
        </w:rPr>
      </w:pPr>
      <w:r w:rsidRPr="004C02B4">
        <w:rPr>
          <w:rFonts w:ascii="Calibri" w:hAnsi="Calibri" w:cs="Calibri"/>
          <w:noProof/>
        </w:rPr>
        <w:drawing>
          <wp:inline distT="0" distB="0" distL="0" distR="0" wp14:anchorId="1C8E0155" wp14:editId="3FBA5AEB">
            <wp:extent cx="4724400" cy="812800"/>
            <wp:effectExtent l="0" t="0" r="0" b="0"/>
            <wp:docPr id="36156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6231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4400" cy="812800"/>
                    </a:xfrm>
                    <a:prstGeom prst="rect">
                      <a:avLst/>
                    </a:prstGeom>
                  </pic:spPr>
                </pic:pic>
              </a:graphicData>
            </a:graphic>
          </wp:inline>
        </w:drawing>
      </w:r>
    </w:p>
    <w:p w14:paraId="035C5C02" w14:textId="304228E2" w:rsidR="009F0DFA" w:rsidRPr="004C02B4" w:rsidRDefault="009F0DFA" w:rsidP="009F0DFA">
      <w:pPr>
        <w:jc w:val="center"/>
        <w:rPr>
          <w:rFonts w:ascii="Calibri" w:hAnsi="Calibri" w:cs="Calibri"/>
          <w:sz w:val="22"/>
          <w:szCs w:val="22"/>
        </w:rPr>
      </w:pPr>
      <w:r w:rsidRPr="004C02B4">
        <w:rPr>
          <w:rFonts w:ascii="Calibri" w:hAnsi="Calibri" w:cs="Calibri"/>
          <w:i/>
          <w:iCs/>
          <w:sz w:val="22"/>
          <w:szCs w:val="22"/>
        </w:rPr>
        <w:t>Figure 1:</w:t>
      </w:r>
      <w:r w:rsidRPr="004C02B4">
        <w:rPr>
          <w:rFonts w:ascii="Calibri" w:hAnsi="Calibri" w:cs="Calibri"/>
          <w:sz w:val="22"/>
          <w:szCs w:val="22"/>
        </w:rPr>
        <w:t xml:space="preserve"> </w:t>
      </w:r>
      <w:r w:rsidRPr="004C02B4">
        <w:rPr>
          <w:rFonts w:ascii="Calibri" w:hAnsi="Calibri" w:cs="Calibri"/>
          <w:b/>
          <w:bCs/>
          <w:sz w:val="22"/>
          <w:szCs w:val="22"/>
        </w:rPr>
        <w:t>(a)</w:t>
      </w:r>
      <w:r w:rsidRPr="004C02B4">
        <w:rPr>
          <w:rFonts w:ascii="Calibri" w:hAnsi="Calibri" w:cs="Calibri"/>
          <w:sz w:val="22"/>
          <w:szCs w:val="22"/>
        </w:rPr>
        <w:t xml:space="preserve"> A typical fragment of an organic molecule, with one </w:t>
      </w:r>
      <w:r w:rsidRPr="004C02B4">
        <w:rPr>
          <w:rFonts w:ascii="Calibri" w:hAnsi="Calibri" w:cs="Calibri"/>
          <w:sz w:val="22"/>
          <w:szCs w:val="22"/>
          <w:vertAlign w:val="superscript"/>
        </w:rPr>
        <w:t>13</w:t>
      </w:r>
      <w:r w:rsidRPr="004C02B4">
        <w:rPr>
          <w:rFonts w:ascii="Calibri" w:hAnsi="Calibri" w:cs="Calibri"/>
          <w:sz w:val="22"/>
          <w:szCs w:val="22"/>
        </w:rPr>
        <w:t xml:space="preserve">C and three </w:t>
      </w:r>
      <w:r w:rsidRPr="004C02B4">
        <w:rPr>
          <w:rFonts w:ascii="Calibri" w:hAnsi="Calibri" w:cs="Calibri"/>
          <w:sz w:val="22"/>
          <w:szCs w:val="22"/>
          <w:vertAlign w:val="superscript"/>
        </w:rPr>
        <w:t>1</w:t>
      </w:r>
      <w:r w:rsidRPr="004C02B4">
        <w:rPr>
          <w:rFonts w:ascii="Calibri" w:hAnsi="Calibri" w:cs="Calibri"/>
          <w:sz w:val="22"/>
          <w:szCs w:val="22"/>
        </w:rPr>
        <w:t xml:space="preserve">H spins highlighted. Each spin </w:t>
      </w:r>
      <w:r w:rsidRPr="004C02B4">
        <w:rPr>
          <w:rFonts w:ascii="Calibri" w:hAnsi="Calibri" w:cs="Calibri"/>
          <w:i/>
          <w:iCs/>
          <w:sz w:val="22"/>
          <w:szCs w:val="22"/>
        </w:rPr>
        <w:t>n</w:t>
      </w:r>
      <w:r w:rsidRPr="004C02B4">
        <w:rPr>
          <w:rFonts w:ascii="Calibri" w:hAnsi="Calibri" w:cs="Calibri"/>
          <w:sz w:val="22"/>
          <w:szCs w:val="22"/>
        </w:rPr>
        <w:t xml:space="preserve"> has an associated chemical shift </w:t>
      </w:r>
      <w:r w:rsidRPr="004C02B4">
        <w:rPr>
          <w:rFonts w:ascii="Calibri" w:hAnsi="Calibri" w:cs="Calibri"/>
          <w:i/>
          <w:iCs/>
          <w:sz w:val="22"/>
          <w:szCs w:val="22"/>
          <w:lang w:val="el-GR"/>
        </w:rPr>
        <w:t>δ</w:t>
      </w:r>
      <w:r w:rsidRPr="004C02B4">
        <w:rPr>
          <w:rFonts w:ascii="Calibri" w:hAnsi="Calibri" w:cs="Calibri"/>
          <w:i/>
          <w:iCs/>
          <w:sz w:val="22"/>
          <w:szCs w:val="22"/>
          <w:vertAlign w:val="subscript"/>
          <w:lang w:val="en-US"/>
        </w:rPr>
        <w:t>n</w:t>
      </w:r>
      <w:r w:rsidRPr="004C02B4">
        <w:rPr>
          <w:rFonts w:ascii="Calibri" w:hAnsi="Calibri" w:cs="Calibri"/>
          <w:sz w:val="22"/>
          <w:szCs w:val="22"/>
        </w:rPr>
        <w:t>. (b) The corresponding HSQC-TOCSY spectrum. The ‘direct’ peak at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a</w:t>
      </w:r>
      <w:r w:rsidRPr="004C02B4">
        <w:rPr>
          <w:rFonts w:ascii="Calibri" w:hAnsi="Calibri" w:cs="Calibri"/>
          <w:sz w:val="22"/>
          <w:szCs w:val="22"/>
        </w:rPr>
        <w:t xml:space="preserve">,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b</w:t>
      </w:r>
      <w:r w:rsidRPr="004C02B4">
        <w:rPr>
          <w:rFonts w:ascii="Calibri" w:hAnsi="Calibri" w:cs="Calibri"/>
          <w:sz w:val="22"/>
          <w:szCs w:val="22"/>
        </w:rPr>
        <w:t xml:space="preserve">) is shown </w:t>
      </w:r>
      <w:del w:id="15" w:author="Jonathan Yong" w:date="2024-03-24T15:25:00Z">
        <w:r w:rsidRPr="004C02B4" w:rsidDel="00A70B9D">
          <w:rPr>
            <w:rFonts w:ascii="Calibri" w:hAnsi="Calibri" w:cs="Calibri"/>
            <w:sz w:val="22"/>
            <w:szCs w:val="22"/>
          </w:rPr>
          <w:delText xml:space="preserve">in </w:delText>
        </w:r>
      </w:del>
      <w:ins w:id="16" w:author="Jonathan Yong" w:date="2024-03-24T15:25:00Z">
        <w:r w:rsidR="00A70B9D">
          <w:rPr>
            <w:rFonts w:ascii="Calibri" w:hAnsi="Calibri" w:cs="Calibri"/>
            <w:sz w:val="22"/>
            <w:szCs w:val="22"/>
          </w:rPr>
          <w:t>a</w:t>
        </w:r>
      </w:ins>
      <w:ins w:id="17" w:author="Jonathan Yong" w:date="2024-03-24T15:26:00Z">
        <w:r w:rsidR="00A70B9D">
          <w:rPr>
            <w:rFonts w:ascii="Calibri" w:hAnsi="Calibri" w:cs="Calibri"/>
            <w:sz w:val="22"/>
            <w:szCs w:val="22"/>
          </w:rPr>
          <w:t>s a solid circle</w:t>
        </w:r>
      </w:ins>
      <w:del w:id="18" w:author="Jonathan Yong" w:date="2024-03-24T15:25:00Z">
        <w:r w:rsidRPr="004C02B4" w:rsidDel="00A70B9D">
          <w:rPr>
            <w:rFonts w:ascii="Calibri" w:hAnsi="Calibri" w:cs="Calibri"/>
            <w:sz w:val="22"/>
            <w:szCs w:val="22"/>
          </w:rPr>
          <w:delText>red</w:delText>
        </w:r>
      </w:del>
      <w:r w:rsidRPr="004C02B4">
        <w:rPr>
          <w:rFonts w:ascii="Calibri" w:hAnsi="Calibri" w:cs="Calibri"/>
          <w:sz w:val="22"/>
          <w:szCs w:val="22"/>
        </w:rPr>
        <w:t>, and the ‘indirect’ peaks at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a</w:t>
      </w:r>
      <w:r w:rsidRPr="004C02B4">
        <w:rPr>
          <w:rFonts w:ascii="Calibri" w:hAnsi="Calibri" w:cs="Calibri"/>
          <w:sz w:val="22"/>
          <w:szCs w:val="22"/>
        </w:rPr>
        <w:t xml:space="preserve">,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c</w:t>
      </w:r>
      <w:r w:rsidRPr="004C02B4">
        <w:rPr>
          <w:rFonts w:ascii="Calibri" w:hAnsi="Calibri" w:cs="Calibri"/>
          <w:sz w:val="22"/>
          <w:szCs w:val="22"/>
        </w:rPr>
        <w:t>) and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a</w:t>
      </w:r>
      <w:r w:rsidRPr="004C02B4">
        <w:rPr>
          <w:rFonts w:ascii="Calibri" w:hAnsi="Calibri" w:cs="Calibri"/>
          <w:sz w:val="22"/>
          <w:szCs w:val="22"/>
        </w:rPr>
        <w:t xml:space="preserve">,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d</w:t>
      </w:r>
      <w:r w:rsidRPr="004C02B4">
        <w:rPr>
          <w:rFonts w:ascii="Calibri" w:hAnsi="Calibri" w:cs="Calibri"/>
          <w:sz w:val="22"/>
          <w:szCs w:val="22"/>
        </w:rPr>
        <w:t xml:space="preserve">) </w:t>
      </w:r>
      <w:ins w:id="19" w:author="Jonathan Yong" w:date="2024-03-24T15:26:00Z">
        <w:r w:rsidR="00A70B9D">
          <w:rPr>
            <w:rFonts w:ascii="Calibri" w:hAnsi="Calibri" w:cs="Calibri"/>
            <w:sz w:val="22"/>
            <w:szCs w:val="22"/>
          </w:rPr>
          <w:t>as empty circles</w:t>
        </w:r>
      </w:ins>
      <w:del w:id="20" w:author="Jonathan Yong" w:date="2024-03-24T15:26:00Z">
        <w:r w:rsidRPr="004C02B4" w:rsidDel="00A70B9D">
          <w:rPr>
            <w:rFonts w:ascii="Calibri" w:hAnsi="Calibri" w:cs="Calibri"/>
            <w:sz w:val="22"/>
            <w:szCs w:val="22"/>
          </w:rPr>
          <w:delText xml:space="preserve">in </w:delText>
        </w:r>
      </w:del>
      <w:del w:id="21" w:author="Jonathan Yong" w:date="2024-03-24T15:25:00Z">
        <w:r w:rsidRPr="004C02B4" w:rsidDel="00A70B9D">
          <w:rPr>
            <w:rFonts w:ascii="Calibri" w:hAnsi="Calibri" w:cs="Calibri"/>
            <w:sz w:val="22"/>
            <w:szCs w:val="22"/>
          </w:rPr>
          <w:delText>blue</w:delText>
        </w:r>
      </w:del>
      <w:r w:rsidRPr="004C02B4">
        <w:rPr>
          <w:rFonts w:ascii="Calibri" w:hAnsi="Calibri" w:cs="Calibri"/>
          <w:sz w:val="22"/>
          <w:szCs w:val="22"/>
        </w:rPr>
        <w:t xml:space="preserve">: these peaks can be given different signs through the use of an ‘editing’ spin echo, described later in the text. The </w:t>
      </w:r>
      <w:ins w:id="22" w:author="Jonathan Yong" w:date="2024-03-24T15:45:00Z">
        <w:r w:rsidR="00B13958">
          <w:rPr>
            <w:rFonts w:ascii="Calibri" w:hAnsi="Calibri" w:cs="Calibri"/>
            <w:sz w:val="22"/>
            <w:szCs w:val="22"/>
          </w:rPr>
          <w:t>‘</w:t>
        </w:r>
      </w:ins>
      <w:r w:rsidRPr="004C02B4">
        <w:rPr>
          <w:rFonts w:ascii="Calibri" w:hAnsi="Calibri" w:cs="Calibri"/>
          <w:sz w:val="22"/>
          <w:szCs w:val="22"/>
        </w:rPr>
        <w:t>indirect</w:t>
      </w:r>
      <w:ins w:id="23" w:author="Jonathan Yong" w:date="2024-03-24T15:45:00Z">
        <w:r w:rsidR="00B13958">
          <w:rPr>
            <w:rFonts w:ascii="Calibri" w:hAnsi="Calibri" w:cs="Calibri"/>
            <w:sz w:val="22"/>
            <w:szCs w:val="22"/>
          </w:rPr>
          <w:t>’</w:t>
        </w:r>
      </w:ins>
      <w:r w:rsidRPr="004C02B4">
        <w:rPr>
          <w:rFonts w:ascii="Calibri" w:hAnsi="Calibri" w:cs="Calibri"/>
          <w:sz w:val="22"/>
          <w:szCs w:val="22"/>
        </w:rPr>
        <w:t xml:space="preserve"> peaks are generated by isotropic mixing in the TOCSY section, which causes polarisation transfer from H</w:t>
      </w:r>
      <w:r w:rsidRPr="004C02B4">
        <w:rPr>
          <w:rFonts w:ascii="Calibri" w:hAnsi="Calibri" w:cs="Calibri"/>
          <w:sz w:val="22"/>
          <w:szCs w:val="22"/>
          <w:vertAlign w:val="superscript"/>
        </w:rPr>
        <w:t>b</w:t>
      </w:r>
      <w:r w:rsidRPr="004C02B4">
        <w:rPr>
          <w:rFonts w:ascii="Calibri" w:hAnsi="Calibri" w:cs="Calibri"/>
          <w:sz w:val="22"/>
          <w:szCs w:val="22"/>
        </w:rPr>
        <w:t xml:space="preserve"> to both H</w:t>
      </w:r>
      <w:r w:rsidRPr="004C02B4">
        <w:rPr>
          <w:rFonts w:ascii="Calibri" w:hAnsi="Calibri" w:cs="Calibri"/>
          <w:sz w:val="22"/>
          <w:szCs w:val="22"/>
          <w:vertAlign w:val="superscript"/>
        </w:rPr>
        <w:t>c</w:t>
      </w:r>
      <w:r w:rsidRPr="004C02B4">
        <w:rPr>
          <w:rFonts w:ascii="Calibri" w:hAnsi="Calibri" w:cs="Calibri"/>
          <w:sz w:val="22"/>
          <w:szCs w:val="22"/>
        </w:rPr>
        <w:t xml:space="preserve"> and H</w:t>
      </w:r>
      <w:r w:rsidRPr="004C02B4">
        <w:rPr>
          <w:rFonts w:ascii="Calibri" w:hAnsi="Calibri" w:cs="Calibri"/>
          <w:sz w:val="22"/>
          <w:szCs w:val="22"/>
          <w:vertAlign w:val="superscript"/>
        </w:rPr>
        <w:t>d</w:t>
      </w:r>
      <w:r w:rsidRPr="004C02B4">
        <w:rPr>
          <w:rFonts w:ascii="Calibri" w:hAnsi="Calibri" w:cs="Calibri"/>
          <w:sz w:val="22"/>
          <w:szCs w:val="22"/>
        </w:rPr>
        <w:t xml:space="preserve">. (b) The corresponding HSQC-COSY spectrum. This is similar to the HSQC-TOCSY spectrum, except that there is only one ‘indirect’ peak which arises from coherence transfer </w:t>
      </w:r>
      <w:ins w:id="24" w:author="Jonathan Yong" w:date="2024-03-24T15:27:00Z">
        <w:r w:rsidR="00815696">
          <w:rPr>
            <w:rFonts w:ascii="Calibri" w:hAnsi="Calibri" w:cs="Calibri"/>
            <w:sz w:val="22"/>
            <w:szCs w:val="22"/>
          </w:rPr>
          <w:t>through</w:t>
        </w:r>
      </w:ins>
      <w:del w:id="25" w:author="Jonathan Yong" w:date="2024-03-24T15:27:00Z">
        <w:r w:rsidRPr="004C02B4" w:rsidDel="00815696">
          <w:rPr>
            <w:rFonts w:ascii="Calibri" w:hAnsi="Calibri" w:cs="Calibri"/>
            <w:sz w:val="22"/>
            <w:szCs w:val="22"/>
          </w:rPr>
          <w:delText>over</w:delText>
        </w:r>
      </w:del>
      <w:r w:rsidRPr="004C02B4">
        <w:rPr>
          <w:rFonts w:ascii="Calibri" w:hAnsi="Calibri" w:cs="Calibri"/>
          <w:sz w:val="22"/>
          <w:szCs w:val="22"/>
        </w:rPr>
        <w:t xml:space="preserve"> </w:t>
      </w:r>
      <w:r w:rsidRPr="004C02B4">
        <w:rPr>
          <w:rFonts w:ascii="Calibri" w:hAnsi="Calibri" w:cs="Calibri"/>
          <w:sz w:val="22"/>
          <w:szCs w:val="22"/>
          <w:vertAlign w:val="superscript"/>
        </w:rPr>
        <w:t>3</w:t>
      </w:r>
      <w:r w:rsidRPr="004C02B4">
        <w:rPr>
          <w:rFonts w:ascii="Calibri" w:hAnsi="Calibri" w:cs="Calibri"/>
          <w:i/>
          <w:iCs/>
          <w:sz w:val="22"/>
          <w:szCs w:val="22"/>
        </w:rPr>
        <w:t>J</w:t>
      </w:r>
      <w:r w:rsidRPr="004C02B4">
        <w:rPr>
          <w:rFonts w:ascii="Calibri" w:hAnsi="Calibri" w:cs="Calibri"/>
          <w:sz w:val="22"/>
          <w:szCs w:val="22"/>
        </w:rPr>
        <w:t>(H</w:t>
      </w:r>
      <w:r w:rsidRPr="004C02B4">
        <w:rPr>
          <w:rFonts w:ascii="Calibri" w:hAnsi="Calibri" w:cs="Calibri"/>
          <w:sz w:val="22"/>
          <w:szCs w:val="22"/>
          <w:vertAlign w:val="superscript"/>
        </w:rPr>
        <w:t>b</w:t>
      </w:r>
      <w:r w:rsidRPr="004C02B4">
        <w:rPr>
          <w:rFonts w:ascii="Calibri" w:hAnsi="Calibri" w:cs="Calibri"/>
          <w:sz w:val="22"/>
          <w:szCs w:val="22"/>
        </w:rPr>
        <w:t>,H</w:t>
      </w:r>
      <w:r w:rsidRPr="004C02B4">
        <w:rPr>
          <w:rFonts w:ascii="Calibri" w:hAnsi="Calibri" w:cs="Calibri"/>
          <w:sz w:val="22"/>
          <w:szCs w:val="22"/>
          <w:vertAlign w:val="superscript"/>
        </w:rPr>
        <w:t>c</w:t>
      </w:r>
      <w:r w:rsidRPr="004C02B4">
        <w:rPr>
          <w:rFonts w:ascii="Calibri" w:hAnsi="Calibri" w:cs="Calibri"/>
          <w:sz w:val="22"/>
          <w:szCs w:val="22"/>
        </w:rPr>
        <w:t>).</w:t>
      </w:r>
    </w:p>
    <w:p w14:paraId="71C1C447" w14:textId="52865B8A" w:rsidR="009F0DFA" w:rsidRPr="009F0DFA" w:rsidRDefault="009F0DFA" w:rsidP="009F0DFA">
      <w:pPr>
        <w:rPr>
          <w:rFonts w:ascii="Calibri" w:hAnsi="Calibri" w:cs="Calibri"/>
        </w:rPr>
      </w:pPr>
      <w:r w:rsidRPr="009F0DFA">
        <w:rPr>
          <w:rFonts w:ascii="Calibri" w:hAnsi="Calibri" w:cs="Calibri"/>
        </w:rPr>
        <w:t>Virtually all of the most commonly used 2D experiments have been adapted for use within NOAH supersequences, as neatly listed on the GENESIS website.</w:t>
      </w:r>
      <w:r w:rsidRPr="004C02B4">
        <w:rPr>
          <w:rFonts w:ascii="Calibri" w:hAnsi="Calibri" w:cs="Calibri"/>
          <w:vertAlign w:val="superscript"/>
        </w:rPr>
        <w:t>[</w:t>
      </w:r>
      <w:r w:rsidRPr="009F0DFA">
        <w:rPr>
          <w:rFonts w:ascii="Calibri" w:hAnsi="Calibri" w:cs="Calibri"/>
          <w:vertAlign w:val="superscript"/>
        </w:rPr>
        <w:t>15</w:t>
      </w:r>
      <w:r w:rsidRPr="004C02B4">
        <w:rPr>
          <w:rFonts w:ascii="Calibri" w:hAnsi="Calibri" w:cs="Calibri"/>
          <w:vertAlign w:val="superscript"/>
        </w:rPr>
        <w:t>]</w:t>
      </w:r>
      <w:r w:rsidRPr="009F0DFA">
        <w:rPr>
          <w:rFonts w:ascii="Calibri" w:hAnsi="Calibri" w:cs="Calibri"/>
        </w:rPr>
        <w:t xml:space="preserve"> In particular, we have previously described the implementation of the HSQC-TOCSY module in NOAH supersequences.</w:t>
      </w:r>
      <w:r w:rsidRPr="004C02B4">
        <w:rPr>
          <w:rFonts w:ascii="Calibri" w:hAnsi="Calibri" w:cs="Calibri"/>
          <w:vertAlign w:val="superscript"/>
        </w:rPr>
        <w:t>[</w:t>
      </w:r>
      <w:r w:rsidRPr="009F0DFA">
        <w:rPr>
          <w:rFonts w:ascii="Calibri" w:hAnsi="Calibri" w:cs="Calibri"/>
          <w:vertAlign w:val="superscript"/>
        </w:rPr>
        <w:t>16</w:t>
      </w:r>
      <w:r w:rsidRPr="004C02B4">
        <w:rPr>
          <w:rFonts w:ascii="Calibri" w:hAnsi="Calibri" w:cs="Calibri"/>
          <w:vertAlign w:val="superscript"/>
        </w:rPr>
        <w:t>]</w:t>
      </w:r>
      <w:r w:rsidRPr="009F0DFA">
        <w:rPr>
          <w:rFonts w:ascii="Calibri" w:hAnsi="Calibri" w:cs="Calibri"/>
        </w:rPr>
        <w:t xml:space="preserve"> The HSQC-TOCSY experiment is extremely information-rich, providing both ‘direct’ responses which arise from directly bonded </w:t>
      </w:r>
      <w:r w:rsidRPr="009F0DFA">
        <w:rPr>
          <w:rFonts w:ascii="Calibri" w:hAnsi="Calibri" w:cs="Calibri"/>
          <w:vertAlign w:val="superscript"/>
        </w:rPr>
        <w:t>13</w:t>
      </w:r>
      <w:r w:rsidRPr="009F0DFA">
        <w:rPr>
          <w:rFonts w:ascii="Calibri" w:hAnsi="Calibri" w:cs="Calibri"/>
        </w:rPr>
        <w:t>C–</w:t>
      </w:r>
      <w:r w:rsidRPr="009F0DFA">
        <w:rPr>
          <w:rFonts w:ascii="Calibri" w:hAnsi="Calibri" w:cs="Calibri"/>
          <w:vertAlign w:val="superscript"/>
        </w:rPr>
        <w:t>1</w:t>
      </w:r>
      <w:r w:rsidRPr="009F0DFA">
        <w:rPr>
          <w:rFonts w:ascii="Calibri" w:hAnsi="Calibri" w:cs="Calibri"/>
        </w:rPr>
        <w:t xml:space="preserve">H pairs, and ‘indirect’ responses from protons in the same spin system as those bound to </w:t>
      </w:r>
      <w:r w:rsidRPr="009F0DFA">
        <w:rPr>
          <w:rFonts w:ascii="Calibri" w:hAnsi="Calibri" w:cs="Calibri"/>
          <w:vertAlign w:val="superscript"/>
        </w:rPr>
        <w:t>13</w:t>
      </w:r>
      <w:r w:rsidRPr="009F0DFA">
        <w:rPr>
          <w:rFonts w:ascii="Calibri" w:hAnsi="Calibri" w:cs="Calibri"/>
        </w:rPr>
        <w:t xml:space="preserve">C (Figures 1a and 1b). This is essentially the same information as in separate HSQC and TOCSY spectra, but with the additional benefit that the TOCSY signals are dispersed more widely across the </w:t>
      </w:r>
      <w:r w:rsidRPr="009F0DFA">
        <w:rPr>
          <w:rFonts w:ascii="Calibri" w:hAnsi="Calibri" w:cs="Calibri"/>
          <w:vertAlign w:val="superscript"/>
        </w:rPr>
        <w:t>13</w:t>
      </w:r>
      <w:r w:rsidRPr="009F0DFA">
        <w:rPr>
          <w:rFonts w:ascii="Calibri" w:hAnsi="Calibri" w:cs="Calibri"/>
        </w:rPr>
        <w:t xml:space="preserve">C indirect dimension: this serves to greatly reduce the possibility of overlap and thus increase interpretability. </w:t>
      </w:r>
    </w:p>
    <w:p w14:paraId="3B1FF3D8" w14:textId="2D4DCE49" w:rsidR="009F0DFA" w:rsidRPr="004C02B4" w:rsidRDefault="009F0DFA" w:rsidP="009F0DFA">
      <w:pPr>
        <w:rPr>
          <w:rFonts w:ascii="Calibri" w:hAnsi="Calibri" w:cs="Calibri"/>
        </w:rPr>
      </w:pPr>
      <w:r w:rsidRPr="009F0DFA">
        <w:rPr>
          <w:rFonts w:ascii="Calibri" w:hAnsi="Calibri" w:cs="Calibri"/>
        </w:rPr>
        <w:t xml:space="preserve">One downside of the HSQC-TOCSY is the largely indiscriminate transfer of magnetisation effected by the isotropic mixing block, which means that it is difficult to determine with certainty the number of bonds separating the </w:t>
      </w:r>
      <w:r w:rsidRPr="009F0DFA">
        <w:rPr>
          <w:rFonts w:ascii="Calibri" w:hAnsi="Calibri" w:cs="Calibri"/>
          <w:vertAlign w:val="superscript"/>
        </w:rPr>
        <w:t>13</w:t>
      </w:r>
      <w:r w:rsidRPr="009F0DFA">
        <w:rPr>
          <w:rFonts w:ascii="Calibri" w:hAnsi="Calibri" w:cs="Calibri"/>
        </w:rPr>
        <w:t xml:space="preserve">C and </w:t>
      </w:r>
      <w:r w:rsidRPr="009F0DFA">
        <w:rPr>
          <w:rFonts w:ascii="Calibri" w:hAnsi="Calibri" w:cs="Calibri"/>
          <w:vertAlign w:val="superscript"/>
        </w:rPr>
        <w:t>1</w:t>
      </w:r>
      <w:r w:rsidRPr="009F0DFA">
        <w:rPr>
          <w:rFonts w:ascii="Calibri" w:hAnsi="Calibri" w:cs="Calibri"/>
        </w:rPr>
        <w:t xml:space="preserve">H resonances in the ‘indirect’ responses. A direct method of overcoming this is to instead record an HSQC-COSY spectrum, where the ‘indirect’ responses arise only from single-step coherence transfer between </w:t>
      </w:r>
      <w:r w:rsidRPr="009F0DFA">
        <w:rPr>
          <w:rFonts w:ascii="Calibri" w:hAnsi="Calibri" w:cs="Calibri"/>
        </w:rPr>
        <w:lastRenderedPageBreak/>
        <w:t xml:space="preserve">directly coupled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1</w:t>
      </w:r>
      <w:r w:rsidRPr="009F0DFA">
        <w:rPr>
          <w:rFonts w:ascii="Calibri" w:hAnsi="Calibri" w:cs="Calibri"/>
        </w:rPr>
        <w:t xml:space="preserve">H pairs (Figure 1c). Experiments of this kind date back almost two decades, including the celebrated </w:t>
      </w:r>
      <w:r w:rsidRPr="004C02B4">
        <w:rPr>
          <w:rFonts w:ascii="Calibri" w:hAnsi="Calibri" w:cs="Calibri"/>
        </w:rPr>
        <w:t>H2BC experiment,</w:t>
      </w:r>
      <w:r w:rsidRPr="004C02B4">
        <w:rPr>
          <w:rFonts w:ascii="Calibri" w:hAnsi="Calibri" w:cs="Calibri"/>
          <w:vertAlign w:val="superscript"/>
        </w:rPr>
        <w:t>[17,18]</w:t>
      </w:r>
      <w:r w:rsidRPr="004C02B4">
        <w:rPr>
          <w:rFonts w:ascii="Calibri" w:hAnsi="Calibri" w:cs="Calibri"/>
        </w:rPr>
        <w:t xml:space="preserve"> and later 2BOB/H2OBC</w:t>
      </w:r>
      <w:r w:rsidRPr="004C02B4">
        <w:rPr>
          <w:rFonts w:ascii="Calibri" w:hAnsi="Calibri" w:cs="Calibri"/>
          <w:vertAlign w:val="superscript"/>
        </w:rPr>
        <w:t>[19]</w:t>
      </w:r>
      <w:r w:rsidRPr="004C02B4">
        <w:rPr>
          <w:rFonts w:ascii="Calibri" w:hAnsi="Calibri" w:cs="Calibri"/>
        </w:rPr>
        <w:t xml:space="preserve"> and HMQC-COSY.</w:t>
      </w:r>
      <w:r w:rsidRPr="004C02B4">
        <w:rPr>
          <w:rFonts w:ascii="Calibri" w:hAnsi="Calibri" w:cs="Calibri"/>
          <w:vertAlign w:val="superscript"/>
        </w:rPr>
        <w:t>[20]</w:t>
      </w:r>
      <w:r w:rsidRPr="004C02B4">
        <w:rPr>
          <w:rFonts w:ascii="Calibri" w:hAnsi="Calibri" w:cs="Calibri"/>
        </w:rPr>
        <w:t xml:space="preserve"> The 2BOB experiment in particular has previously been incorporated in NOAH supersequences.</w:t>
      </w:r>
      <w:r w:rsidRPr="004C02B4">
        <w:rPr>
          <w:rFonts w:ascii="Calibri" w:hAnsi="Calibri" w:cs="Calibri"/>
          <w:vertAlign w:val="superscript"/>
        </w:rPr>
        <w:t>[21]</w:t>
      </w:r>
      <w:r w:rsidRPr="004C02B4">
        <w:rPr>
          <w:rFonts w:ascii="Calibri" w:hAnsi="Calibri" w:cs="Calibri"/>
        </w:rPr>
        <w:t xml:space="preserve"> Since then, the HSQC-CLIP-COSY</w:t>
      </w:r>
      <w:r w:rsidRPr="004C02B4">
        <w:rPr>
          <w:rFonts w:ascii="Calibri" w:hAnsi="Calibri" w:cs="Calibri"/>
          <w:vertAlign w:val="superscript"/>
        </w:rPr>
        <w:t>[22,23]</w:t>
      </w:r>
      <w:r w:rsidRPr="004C02B4">
        <w:rPr>
          <w:rFonts w:ascii="Calibri" w:hAnsi="Calibri" w:cs="Calibri"/>
        </w:rPr>
        <w:t xml:space="preserve"> has emerged as a modern and improved experiment for this purpose: it provides pure absorption-mode lineshapes and does not suffer from amplitude modulation due to proton–proton couplings, a downside of the constant-time technique used in some of its predecessors. </w:t>
      </w:r>
    </w:p>
    <w:p w14:paraId="474F7A26" w14:textId="17BDF155" w:rsidR="009F0DFA" w:rsidRPr="009F0DFA" w:rsidRDefault="009F0DFA" w:rsidP="009F0DFA">
      <w:pPr>
        <w:rPr>
          <w:rFonts w:ascii="Calibri" w:hAnsi="Calibri" w:cs="Calibri"/>
        </w:rPr>
      </w:pPr>
      <w:r w:rsidRPr="009F0DFA">
        <w:rPr>
          <w:rFonts w:ascii="Calibri" w:hAnsi="Calibri" w:cs="Calibri"/>
        </w:rPr>
        <w:t xml:space="preserve">Although the HSQC-CLIP-COSY performs admirably as a standalone experiment, the requirements for NOAH supersequences are more stringent: in particular, any HSQC-COSY module should—ideally—preserve unused magnetisation for later modules. The most important example of this is magnetisation of all protons not directly bound to </w:t>
      </w:r>
      <w:r w:rsidRPr="009F0DFA">
        <w:rPr>
          <w:rFonts w:ascii="Calibri" w:hAnsi="Calibri" w:cs="Calibri"/>
          <w:vertAlign w:val="superscript"/>
        </w:rPr>
        <w:t>13</w:t>
      </w:r>
      <w:r w:rsidRPr="009F0DFA">
        <w:rPr>
          <w:rFonts w:ascii="Calibri" w:hAnsi="Calibri" w:cs="Calibri"/>
        </w:rPr>
        <w:t>C (denoted</w:t>
      </w:r>
      <w:r w:rsidRPr="004C02B4">
        <w:rPr>
          <w:rFonts w:ascii="Calibri" w:hAnsi="Calibri" w:cs="Calibri"/>
          <w:vertAlign w:val="superscript"/>
        </w:rPr>
        <w:t>[</w:t>
      </w:r>
      <w:r w:rsidRPr="009F0DFA">
        <w:rPr>
          <w:rFonts w:ascii="Calibri" w:hAnsi="Calibri" w:cs="Calibri"/>
          <w:vertAlign w:val="superscript"/>
        </w:rPr>
        <w:t>16,24</w:t>
      </w:r>
      <w:r w:rsidRPr="004C02B4">
        <w:rPr>
          <w:rFonts w:ascii="Calibri" w:hAnsi="Calibri" w:cs="Calibri"/>
          <w:vertAlign w:val="superscript"/>
        </w:rPr>
        <w:t>]</w:t>
      </w:r>
      <w:r w:rsidRPr="009F0DFA">
        <w:rPr>
          <w:rFonts w:ascii="Calibri" w:hAnsi="Calibri" w:cs="Calibri"/>
        </w:rPr>
        <w:t xml:space="preserve"> </w:t>
      </w:r>
      <w:r w:rsidRPr="004C02B4">
        <w:rPr>
          <w:rFonts w:ascii="Calibri" w:hAnsi="Calibri" w:cs="Calibri"/>
        </w:rPr>
        <w:t xml:space="preserve">as </w:t>
      </w:r>
      <w:r w:rsidRPr="009F0DFA">
        <w:rPr>
          <w:rFonts w:ascii="Calibri" w:hAnsi="Calibri" w:cs="Calibri"/>
        </w:rPr>
        <w:t>‘</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The HSQC-COSY module does not use this ‘magnetisation pool’, and if it returns this magnetisation to the equilibrium</w:t>
      </w:r>
      <w:r w:rsidRPr="004C02B4">
        <w:rPr>
          <w:rFonts w:ascii="Calibri" w:hAnsi="Calibri" w:cs="Calibri"/>
        </w:rPr>
        <w:t xml:space="preserve"> +</w:t>
      </w:r>
      <w:r w:rsidRPr="004C02B4">
        <w:rPr>
          <w:rFonts w:ascii="Calibri" w:hAnsi="Calibri" w:cs="Calibri"/>
          <w:i/>
          <w:iCs/>
        </w:rPr>
        <w:t>z</w:t>
      </w:r>
      <w:r w:rsidRPr="004C02B4">
        <w:rPr>
          <w:rFonts w:ascii="Calibri" w:hAnsi="Calibri" w:cs="Calibri"/>
        </w:rPr>
        <w:t xml:space="preserve"> </w:t>
      </w:r>
      <w:r w:rsidRPr="009F0DFA">
        <w:rPr>
          <w:rFonts w:ascii="Calibri" w:hAnsi="Calibri" w:cs="Calibri"/>
        </w:rPr>
        <w:t xml:space="preserve">position, it can be sampled in a homonuclear module later in the supersequence. Another key feature of the NOAH HSQC-TOCSY module is the fact that it allows for variable excitation of </w:t>
      </w:r>
      <w:r w:rsidRPr="009F0DFA">
        <w:rPr>
          <w:rFonts w:ascii="Calibri" w:hAnsi="Calibri" w:cs="Calibri"/>
          <w:vertAlign w:val="superscript"/>
        </w:rPr>
        <w:t>13</w:t>
      </w:r>
      <w:r w:rsidRPr="009F0DFA">
        <w:rPr>
          <w:rFonts w:ascii="Calibri" w:hAnsi="Calibri" w:cs="Calibri"/>
        </w:rPr>
        <w:t>C</w:t>
      </w:r>
      <w:r w:rsidRPr="004C02B4">
        <w:rPr>
          <w:rFonts w:ascii="Calibri" w:hAnsi="Calibri" w:cs="Calibri"/>
        </w:rPr>
        <w:t>-</w:t>
      </w:r>
      <w:r w:rsidRPr="009F0DFA">
        <w:rPr>
          <w:rFonts w:ascii="Calibri" w:hAnsi="Calibri" w:cs="Calibri"/>
        </w:rPr>
        <w:t>bound proton magnetisation (denoted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meaning that a portion of it can be saved for a later heteronuclear module (e.g. an HSQC). This feature was directly inspired by the ASAP-HMQC</w:t>
      </w:r>
      <w:r w:rsidR="00435F7B" w:rsidRPr="004C02B4">
        <w:rPr>
          <w:rFonts w:ascii="Calibri" w:hAnsi="Calibri" w:cs="Calibri"/>
          <w:vertAlign w:val="superscript"/>
        </w:rPr>
        <w:t>[</w:t>
      </w:r>
      <w:r w:rsidRPr="009F0DFA">
        <w:rPr>
          <w:rFonts w:ascii="Calibri" w:hAnsi="Calibri" w:cs="Calibri"/>
          <w:vertAlign w:val="superscript"/>
        </w:rPr>
        <w:t>10</w:t>
      </w:r>
      <w:r w:rsidR="00435F7B" w:rsidRPr="004C02B4">
        <w:rPr>
          <w:rFonts w:ascii="Calibri" w:hAnsi="Calibri" w:cs="Calibri"/>
          <w:vertAlign w:val="superscript"/>
        </w:rPr>
        <w:t>]</w:t>
      </w:r>
      <w:r w:rsidRPr="009F0DFA">
        <w:rPr>
          <w:rFonts w:ascii="Calibri" w:hAnsi="Calibri" w:cs="Calibri"/>
        </w:rPr>
        <w:t xml:space="preserve"> and </w:t>
      </w:r>
      <w:r w:rsidR="00435F7B" w:rsidRPr="004C02B4">
        <w:rPr>
          <w:rFonts w:ascii="Calibri" w:hAnsi="Calibri" w:cs="Calibri"/>
        </w:rPr>
        <w:t>ASAP-</w:t>
      </w:r>
      <w:r w:rsidRPr="009F0DFA">
        <w:rPr>
          <w:rFonts w:ascii="Calibri" w:hAnsi="Calibri" w:cs="Calibri"/>
        </w:rPr>
        <w:t>HSQC</w:t>
      </w:r>
      <w:r w:rsidR="00435F7B" w:rsidRPr="004C02B4">
        <w:rPr>
          <w:rFonts w:ascii="Calibri" w:hAnsi="Calibri" w:cs="Calibri"/>
          <w:vertAlign w:val="superscript"/>
        </w:rPr>
        <w:t>[</w:t>
      </w:r>
      <w:r w:rsidRPr="009F0DFA">
        <w:rPr>
          <w:rFonts w:ascii="Calibri" w:hAnsi="Calibri" w:cs="Calibri"/>
          <w:vertAlign w:val="superscript"/>
        </w:rPr>
        <w:t>11,12,25,26</w:t>
      </w:r>
      <w:r w:rsidR="00435F7B" w:rsidRPr="004C02B4">
        <w:rPr>
          <w:rFonts w:ascii="Calibri" w:hAnsi="Calibri" w:cs="Calibri"/>
          <w:vertAlign w:val="superscript"/>
        </w:rPr>
        <w:t>]</w:t>
      </w:r>
      <w:r w:rsidRPr="009F0DFA">
        <w:rPr>
          <w:rFonts w:ascii="Calibri" w:hAnsi="Calibri" w:cs="Calibri"/>
        </w:rPr>
        <w:t xml:space="preserve"> sequences, which store partial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xml:space="preserve"> magnetisation for subsequent</w:t>
      </w:r>
      <w:r w:rsidR="00435F7B" w:rsidRPr="004C02B4">
        <w:rPr>
          <w:rFonts w:ascii="Calibri" w:hAnsi="Calibri" w:cs="Calibri"/>
        </w:rPr>
        <w:t xml:space="preserve"> </w:t>
      </w:r>
      <w:r w:rsidR="00435F7B" w:rsidRPr="004C02B4">
        <w:rPr>
          <w:rFonts w:ascii="Calibri" w:hAnsi="Calibri" w:cs="Calibri"/>
          <w:i/>
          <w:iCs/>
        </w:rPr>
        <w:t>t</w:t>
      </w:r>
      <w:r w:rsidR="00435F7B" w:rsidRPr="004C02B4">
        <w:rPr>
          <w:rFonts w:ascii="Calibri" w:hAnsi="Calibri" w:cs="Calibri"/>
          <w:vertAlign w:val="subscript"/>
        </w:rPr>
        <w:t>1</w:t>
      </w:r>
      <w:r w:rsidR="00435F7B" w:rsidRPr="004C02B4">
        <w:rPr>
          <w:rFonts w:ascii="Calibri" w:hAnsi="Calibri" w:cs="Calibri"/>
        </w:rPr>
        <w:t xml:space="preserve"> </w:t>
      </w:r>
      <w:r w:rsidRPr="009F0DFA">
        <w:rPr>
          <w:rFonts w:ascii="Calibri" w:hAnsi="Calibri" w:cs="Calibri"/>
        </w:rPr>
        <w:t xml:space="preserve">increments instead of different modules. We should therefore like any implementation of the HSQC-COSY to also exhibit this flexibility, as it allows the user to fine-tune the sensitivities of the modules within the supersequence for maximal performance. </w:t>
      </w:r>
    </w:p>
    <w:p w14:paraId="4F0DDB3F" w14:textId="0C1838DB" w:rsidR="009F0DFA" w:rsidRPr="009F0DFA" w:rsidRDefault="009F0DFA" w:rsidP="009F0DFA">
      <w:pPr>
        <w:rPr>
          <w:rFonts w:ascii="Calibri" w:hAnsi="Calibri" w:cs="Calibri"/>
        </w:rPr>
      </w:pPr>
      <w:r w:rsidRPr="009F0DFA">
        <w:rPr>
          <w:rFonts w:ascii="Calibri" w:hAnsi="Calibri" w:cs="Calibri"/>
        </w:rPr>
        <w:t>In this work, we evaluate three different implementations of the NOAH HSQC-COSY module against several different criteria. These pulse sequences have been very briefly described in our previous work, but in a different context of ‘parallel’ supersequences:</w:t>
      </w:r>
      <w:r w:rsidR="00435F7B" w:rsidRPr="004C02B4">
        <w:rPr>
          <w:rFonts w:ascii="Calibri" w:hAnsi="Calibri" w:cs="Calibri"/>
          <w:vertAlign w:val="superscript"/>
        </w:rPr>
        <w:t>[</w:t>
      </w:r>
      <w:r w:rsidRPr="009F0DFA">
        <w:rPr>
          <w:rFonts w:ascii="Calibri" w:hAnsi="Calibri" w:cs="Calibri"/>
          <w:vertAlign w:val="superscript"/>
        </w:rPr>
        <w:t>27</w:t>
      </w:r>
      <w:r w:rsidR="00435F7B" w:rsidRPr="004C02B4">
        <w:rPr>
          <w:rFonts w:ascii="Calibri" w:hAnsi="Calibri" w:cs="Calibri"/>
          <w:vertAlign w:val="superscript"/>
        </w:rPr>
        <w:t>]</w:t>
      </w:r>
      <w:r w:rsidRPr="009F0DFA">
        <w:rPr>
          <w:rFonts w:ascii="Calibri" w:hAnsi="Calibri" w:cs="Calibri"/>
        </w:rPr>
        <w:t xml:space="preserve"> here we go into substantially more depth about the development, and the relative merits of, the three different HSQC-COSY forms. We evaluate these HSQC-COSY implementations experimentally through the NOAH-3 S</w:t>
      </w:r>
      <w:r w:rsidRPr="009F0DFA">
        <w:rPr>
          <w:rFonts w:ascii="Calibri" w:hAnsi="Calibri" w:cs="Calibri"/>
          <w:vertAlign w:val="superscript"/>
        </w:rPr>
        <w:t>C</w:t>
      </w:r>
      <w:r w:rsidRPr="009F0DFA">
        <w:rPr>
          <w:rFonts w:ascii="Calibri" w:hAnsi="Calibri" w:cs="Calibri"/>
        </w:rPr>
        <w:t>SC</w:t>
      </w:r>
      <w:r w:rsidRPr="009F0DFA">
        <w:rPr>
          <w:rFonts w:ascii="Calibri" w:hAnsi="Calibri" w:cs="Calibri"/>
          <w:vertAlign w:val="superscript"/>
        </w:rPr>
        <w:t>c</w:t>
      </w:r>
      <w:r w:rsidRPr="009F0DFA">
        <w:rPr>
          <w:rFonts w:ascii="Calibri" w:hAnsi="Calibri" w:cs="Calibri"/>
        </w:rPr>
        <w:t xml:space="preserve"> and NOAH-4 BS</w:t>
      </w:r>
      <w:r w:rsidRPr="009F0DFA">
        <w:rPr>
          <w:rFonts w:ascii="Calibri" w:hAnsi="Calibri" w:cs="Calibri"/>
          <w:vertAlign w:val="superscript"/>
        </w:rPr>
        <w:t>C</w:t>
      </w:r>
      <w:r w:rsidRPr="009F0DFA">
        <w:rPr>
          <w:rFonts w:ascii="Calibri" w:hAnsi="Calibri" w:cs="Calibri"/>
        </w:rPr>
        <w:t>SC</w:t>
      </w:r>
      <w:r w:rsidRPr="009F0DFA">
        <w:rPr>
          <w:rFonts w:ascii="Calibri" w:hAnsi="Calibri" w:cs="Calibri"/>
          <w:vertAlign w:val="superscript"/>
        </w:rPr>
        <w:t>c</w:t>
      </w:r>
      <w:r w:rsidRPr="009F0DFA">
        <w:rPr>
          <w:rFonts w:ascii="Calibri" w:hAnsi="Calibri" w:cs="Calibri"/>
        </w:rPr>
        <w:t xml:space="preserve"> (B = HMBC, S</w:t>
      </w:r>
      <w:r w:rsidRPr="009F0DFA">
        <w:rPr>
          <w:rFonts w:ascii="Calibri" w:hAnsi="Calibri" w:cs="Calibri"/>
          <w:vertAlign w:val="superscript"/>
        </w:rPr>
        <w:t>C</w:t>
      </w:r>
      <w:r w:rsidRPr="009F0DFA">
        <w:rPr>
          <w:rFonts w:ascii="Calibri" w:hAnsi="Calibri" w:cs="Calibri"/>
        </w:rPr>
        <w:t xml:space="preserve"> = HSQC-COSY, S = HSQC, and C</w:t>
      </w:r>
      <w:r w:rsidRPr="009F0DFA">
        <w:rPr>
          <w:rFonts w:ascii="Calibri" w:hAnsi="Calibri" w:cs="Calibri"/>
          <w:vertAlign w:val="superscript"/>
        </w:rPr>
        <w:t>c</w:t>
      </w:r>
      <w:r w:rsidRPr="009F0DFA">
        <w:rPr>
          <w:rFonts w:ascii="Calibri" w:hAnsi="Calibri" w:cs="Calibri"/>
        </w:rPr>
        <w:t xml:space="preserve"> = CLIP-COSY) supersequences. These supersequences are chosen to illustrate the effect of varying the HSQC-COSY implementation on downstream modules</w:t>
      </w:r>
      <w:r w:rsidR="00435F7B" w:rsidRPr="004C02B4">
        <w:rPr>
          <w:rFonts w:ascii="Calibri" w:hAnsi="Calibri" w:cs="Calibri"/>
        </w:rPr>
        <w:t xml:space="preserve"> which use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xml:space="preserve"> </w:t>
      </w:r>
      <w:r w:rsidR="00435F7B" w:rsidRPr="004C02B4">
        <w:rPr>
          <w:rFonts w:ascii="Calibri" w:hAnsi="Calibri" w:cs="Calibri"/>
        </w:rPr>
        <w:t xml:space="preserve">(HSQC) and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xml:space="preserve"> </w:t>
      </w:r>
      <w:r w:rsidR="00435F7B" w:rsidRPr="004C02B4">
        <w:rPr>
          <w:rFonts w:ascii="Calibri" w:hAnsi="Calibri" w:cs="Calibri"/>
        </w:rPr>
        <w:t>(CLIP-COSY) magnetisation pools.</w:t>
      </w:r>
    </w:p>
    <w:p w14:paraId="73D06B2A" w14:textId="4912CA1B" w:rsidR="009F0DFA" w:rsidRPr="009F0DFA" w:rsidRDefault="00435F7B" w:rsidP="00435F7B">
      <w:pPr>
        <w:pStyle w:val="Heading1"/>
        <w:rPr>
          <w:rFonts w:ascii="Calibri" w:hAnsi="Calibri" w:cs="Calibri"/>
        </w:rPr>
      </w:pPr>
      <w:r w:rsidRPr="004C02B4">
        <w:rPr>
          <w:rFonts w:ascii="Calibri" w:hAnsi="Calibri" w:cs="Calibri"/>
        </w:rPr>
        <w:t>Pulse sequences</w:t>
      </w:r>
    </w:p>
    <w:p w14:paraId="7390D2B8" w14:textId="2972E922" w:rsidR="009F0DFA" w:rsidRPr="004C02B4" w:rsidRDefault="00435F7B" w:rsidP="00435F7B">
      <w:pPr>
        <w:pStyle w:val="Heading2"/>
        <w:rPr>
          <w:rFonts w:ascii="Calibri" w:hAnsi="Calibri" w:cs="Calibri"/>
        </w:rPr>
      </w:pPr>
      <w:r w:rsidRPr="004C02B4">
        <w:rPr>
          <w:rFonts w:ascii="Calibri" w:hAnsi="Calibri" w:cs="Calibri"/>
        </w:rPr>
        <w:t>HSQC-CLIP-COSY</w:t>
      </w:r>
    </w:p>
    <w:p w14:paraId="2F0C9EAA" w14:textId="55BF3CEE" w:rsidR="00435F7B" w:rsidRPr="00435F7B" w:rsidRDefault="00435F7B" w:rsidP="00435F7B">
      <w:pPr>
        <w:rPr>
          <w:rFonts w:ascii="Calibri" w:hAnsi="Calibri" w:cs="Calibri"/>
        </w:rPr>
      </w:pPr>
      <w:r w:rsidRPr="00435F7B">
        <w:rPr>
          <w:rFonts w:ascii="Calibri" w:hAnsi="Calibri" w:cs="Calibri"/>
        </w:rPr>
        <w:t>The first implementation is the direct usage of the HSQC-CLIP-COSY sequence as a NOAH module. In this sequence, a standard HSQC experiment is supplemented with a clean in-phase (CLIP) coherence transfer block, formed from a perfect echo</w:t>
      </w:r>
      <w:r w:rsidRPr="004C02B4">
        <w:rPr>
          <w:rFonts w:ascii="Calibri" w:hAnsi="Calibri" w:cs="Calibri"/>
          <w:vertAlign w:val="superscript"/>
        </w:rPr>
        <w:t>[</w:t>
      </w:r>
      <w:r w:rsidRPr="00435F7B">
        <w:rPr>
          <w:rFonts w:ascii="Calibri" w:hAnsi="Calibri" w:cs="Calibri"/>
          <w:vertAlign w:val="superscript"/>
        </w:rPr>
        <w:t>29–31</w:t>
      </w:r>
      <w:r w:rsidRPr="004C02B4">
        <w:rPr>
          <w:rFonts w:ascii="Calibri" w:hAnsi="Calibri" w:cs="Calibri"/>
          <w:vertAlign w:val="superscript"/>
        </w:rPr>
        <w:t>]</w:t>
      </w:r>
      <w:r w:rsidRPr="00435F7B">
        <w:rPr>
          <w:rFonts w:ascii="Calibri" w:hAnsi="Calibri" w:cs="Calibri"/>
        </w:rPr>
        <w:t xml:space="preserve"> and a zero-quantum filter</w:t>
      </w:r>
      <w:r w:rsidRPr="004C02B4">
        <w:rPr>
          <w:rFonts w:ascii="Calibri" w:hAnsi="Calibri" w:cs="Calibri"/>
          <w:vertAlign w:val="superscript"/>
        </w:rPr>
        <w:t>[</w:t>
      </w:r>
      <w:r w:rsidRPr="00435F7B">
        <w:rPr>
          <w:rFonts w:ascii="Calibri" w:hAnsi="Calibri" w:cs="Calibri"/>
          <w:vertAlign w:val="superscript"/>
        </w:rPr>
        <w:t>28</w:t>
      </w:r>
      <w:r w:rsidRPr="004C02B4">
        <w:rPr>
          <w:rFonts w:ascii="Calibri" w:hAnsi="Calibri" w:cs="Calibri"/>
          <w:vertAlign w:val="superscript"/>
        </w:rPr>
        <w:t>]</w:t>
      </w:r>
      <w:r w:rsidRPr="00435F7B">
        <w:rPr>
          <w:rFonts w:ascii="Calibri" w:hAnsi="Calibri" w:cs="Calibri"/>
        </w:rPr>
        <w:t xml:space="preserve"> (Figure 2). The spin echo of duration 4Δ just prior to detection allows for evolution of</w:t>
      </w:r>
      <w:r w:rsidRPr="004C02B4">
        <w:rPr>
          <w:rFonts w:ascii="Calibri" w:hAnsi="Calibri" w:cs="Calibri"/>
        </w:rPr>
        <w:t xml:space="preserve"> </w:t>
      </w:r>
      <w:r w:rsidRPr="004C02B4">
        <w:rPr>
          <w:rFonts w:ascii="Calibri" w:hAnsi="Calibri" w:cs="Calibri"/>
          <w:vertAlign w:val="superscript"/>
        </w:rPr>
        <w:t>1</w:t>
      </w:r>
      <w:r w:rsidRPr="004C02B4">
        <w:rPr>
          <w:rFonts w:ascii="Calibri" w:hAnsi="Calibri" w:cs="Calibri"/>
          <w:i/>
          <w:iCs/>
        </w:rPr>
        <w:t>J</w:t>
      </w:r>
      <w:r w:rsidRPr="004C02B4">
        <w:rPr>
          <w:rFonts w:ascii="Calibri" w:hAnsi="Calibri" w:cs="Calibri"/>
          <w:vertAlign w:val="subscript"/>
        </w:rPr>
        <w:t>CH</w:t>
      </w:r>
      <w:r w:rsidRPr="00435F7B">
        <w:rPr>
          <w:rFonts w:ascii="Calibri" w:hAnsi="Calibri" w:cs="Calibri"/>
        </w:rPr>
        <w:t xml:space="preserve">, meaning that the ‘direct’ responses acquire a negative sign, as illustrated in Figure 1c. </w:t>
      </w:r>
    </w:p>
    <w:p w14:paraId="67297CF9" w14:textId="17852BC6" w:rsidR="00435F7B" w:rsidRPr="004C02B4" w:rsidRDefault="00435F7B" w:rsidP="00435F7B">
      <w:pPr>
        <w:jc w:val="center"/>
        <w:rPr>
          <w:rFonts w:ascii="Calibri" w:hAnsi="Calibri" w:cs="Calibri"/>
        </w:rPr>
      </w:pPr>
      <w:r w:rsidRPr="004C02B4">
        <w:rPr>
          <w:rFonts w:ascii="Calibri" w:hAnsi="Calibri" w:cs="Calibri"/>
          <w:noProof/>
        </w:rPr>
        <w:lastRenderedPageBreak/>
        <w:drawing>
          <wp:inline distT="0" distB="0" distL="0" distR="0" wp14:anchorId="6AED06B8" wp14:editId="14B71D8C">
            <wp:extent cx="5626100" cy="1828800"/>
            <wp:effectExtent l="0" t="0" r="0" b="0"/>
            <wp:docPr id="1175401450" name="Picture 3" descr="A black screen with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1450" name="Picture 3" descr="A black screen with colorful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6100" cy="1828800"/>
                    </a:xfrm>
                    <a:prstGeom prst="rect">
                      <a:avLst/>
                    </a:prstGeom>
                  </pic:spPr>
                </pic:pic>
              </a:graphicData>
            </a:graphic>
          </wp:inline>
        </w:drawing>
      </w:r>
    </w:p>
    <w:p w14:paraId="00AEC9B9" w14:textId="0A05B0B8" w:rsidR="00435F7B" w:rsidRPr="004C02B4" w:rsidRDefault="00435F7B" w:rsidP="00435F7B">
      <w:pPr>
        <w:jc w:val="center"/>
        <w:rPr>
          <w:rFonts w:ascii="Calibri" w:hAnsi="Calibri" w:cs="Calibri"/>
        </w:rPr>
      </w:pPr>
      <w:r w:rsidRPr="004C02B4">
        <w:rPr>
          <w:rFonts w:ascii="Calibri" w:hAnsi="Calibri" w:cs="Calibri"/>
          <w:i/>
          <w:iCs/>
          <w:sz w:val="22"/>
          <w:szCs w:val="22"/>
        </w:rPr>
        <w:t>Figure 2:</w:t>
      </w:r>
      <w:r w:rsidRPr="004C02B4">
        <w:rPr>
          <w:rFonts w:ascii="Calibri" w:eastAsia="Times New Roman" w:hAnsi="Calibri" w:cs="Calibri"/>
          <w:kern w:val="0"/>
          <w:sz w:val="21"/>
          <w:szCs w:val="21"/>
          <w14:ligatures w14:val="none"/>
        </w:rPr>
        <w:t xml:space="preserve"> </w:t>
      </w:r>
      <w:r w:rsidRPr="004C02B4">
        <w:rPr>
          <w:rFonts w:ascii="Calibri" w:hAnsi="Calibri" w:cs="Calibri"/>
          <w:sz w:val="22"/>
          <w:szCs w:val="22"/>
        </w:rPr>
        <w:t xml:space="preserve">HSQC-CLIP-COSY experiment with product operator analysis for a three-spin </w:t>
      </w:r>
      <w:r w:rsidRPr="004C02B4">
        <w:rPr>
          <w:rFonts w:ascii="Calibri" w:hAnsi="Calibri" w:cs="Calibri"/>
          <w:i/>
          <w:iCs/>
          <w:sz w:val="22"/>
          <w:szCs w:val="22"/>
        </w:rPr>
        <w:t>ISR</w:t>
      </w:r>
      <w:r w:rsidRPr="004C02B4">
        <w:rPr>
          <w:rFonts w:ascii="Calibri" w:hAnsi="Calibri" w:cs="Calibri"/>
          <w:sz w:val="22"/>
          <w:szCs w:val="22"/>
        </w:rPr>
        <w:t xml:space="preserve"> system, where </w:t>
      </w:r>
      <w:r w:rsidRPr="004C02B4">
        <w:rPr>
          <w:rFonts w:ascii="Calibri" w:hAnsi="Calibri" w:cs="Calibri"/>
          <w:i/>
          <w:iCs/>
          <w:sz w:val="22"/>
          <w:szCs w:val="22"/>
        </w:rPr>
        <w:t>I</w:t>
      </w:r>
      <w:r w:rsidRPr="004C02B4">
        <w:rPr>
          <w:rFonts w:ascii="Calibri" w:hAnsi="Calibri" w:cs="Calibri"/>
          <w:sz w:val="22"/>
          <w:szCs w:val="22"/>
        </w:rPr>
        <w:t xml:space="preserve"> is </w:t>
      </w:r>
      <w:r w:rsidRPr="004C02B4">
        <w:rPr>
          <w:rFonts w:ascii="Calibri" w:hAnsi="Calibri" w:cs="Calibri"/>
          <w:sz w:val="22"/>
          <w:szCs w:val="22"/>
          <w:vertAlign w:val="superscript"/>
        </w:rPr>
        <w:t>13</w:t>
      </w:r>
      <w:r w:rsidRPr="004C02B4">
        <w:rPr>
          <w:rFonts w:ascii="Calibri" w:hAnsi="Calibri" w:cs="Calibri"/>
          <w:sz w:val="22"/>
          <w:szCs w:val="22"/>
        </w:rPr>
        <w:t xml:space="preserve">C, </w:t>
      </w:r>
      <w:r w:rsidRPr="004C02B4">
        <w:rPr>
          <w:rFonts w:ascii="Calibri" w:hAnsi="Calibri" w:cs="Calibri"/>
          <w:i/>
          <w:iCs/>
          <w:sz w:val="22"/>
          <w:szCs w:val="22"/>
        </w:rPr>
        <w:t>S</w:t>
      </w:r>
      <w:r w:rsidRPr="004C02B4">
        <w:rPr>
          <w:rFonts w:ascii="Calibri" w:hAnsi="Calibri" w:cs="Calibri"/>
          <w:sz w:val="22"/>
          <w:szCs w:val="22"/>
        </w:rPr>
        <w:t xml:space="preserve"> is a directly bonded </w:t>
      </w:r>
      <w:r w:rsidRPr="004C02B4">
        <w:rPr>
          <w:rFonts w:ascii="Calibri" w:hAnsi="Calibri" w:cs="Calibri"/>
          <w:sz w:val="22"/>
          <w:szCs w:val="22"/>
          <w:vertAlign w:val="superscript"/>
        </w:rPr>
        <w:t>1</w:t>
      </w:r>
      <w:r w:rsidRPr="004C02B4">
        <w:rPr>
          <w:rFonts w:ascii="Calibri" w:hAnsi="Calibri" w:cs="Calibri"/>
          <w:sz w:val="22"/>
          <w:szCs w:val="22"/>
        </w:rPr>
        <w:t xml:space="preserve">H, and </w:t>
      </w:r>
      <w:r w:rsidRPr="004C02B4">
        <w:rPr>
          <w:rFonts w:ascii="Calibri" w:hAnsi="Calibri" w:cs="Calibri"/>
          <w:i/>
          <w:iCs/>
          <w:sz w:val="22"/>
          <w:szCs w:val="22"/>
        </w:rPr>
        <w:t>R</w:t>
      </w:r>
      <w:r w:rsidRPr="004C02B4">
        <w:rPr>
          <w:rFonts w:ascii="Calibri" w:hAnsi="Calibri" w:cs="Calibri"/>
          <w:sz w:val="22"/>
          <w:szCs w:val="22"/>
        </w:rPr>
        <w:t xml:space="preserve"> a remote proton. Spins </w:t>
      </w:r>
      <w:r w:rsidRPr="004C02B4">
        <w:rPr>
          <w:rFonts w:ascii="Calibri" w:hAnsi="Calibri" w:cs="Calibri"/>
          <w:i/>
          <w:sz w:val="22"/>
          <w:szCs w:val="22"/>
        </w:rPr>
        <w:t>I</w:t>
      </w:r>
      <w:r w:rsidRPr="004C02B4">
        <w:rPr>
          <w:rFonts w:ascii="Calibri" w:hAnsi="Calibri" w:cs="Calibri"/>
          <w:sz w:val="22"/>
          <w:szCs w:val="22"/>
        </w:rPr>
        <w:t xml:space="preserve"> and </w:t>
      </w:r>
      <w:r w:rsidRPr="004C02B4">
        <w:rPr>
          <w:rFonts w:ascii="Calibri" w:hAnsi="Calibri" w:cs="Calibri"/>
          <w:i/>
          <w:iCs/>
          <w:sz w:val="22"/>
          <w:szCs w:val="22"/>
        </w:rPr>
        <w:t>S</w:t>
      </w:r>
      <w:r w:rsidRPr="004C02B4">
        <w:rPr>
          <w:rFonts w:ascii="Calibri" w:hAnsi="Calibri" w:cs="Calibri"/>
          <w:sz w:val="22"/>
          <w:szCs w:val="22"/>
        </w:rPr>
        <w:t xml:space="preserve"> are connected via one-bond </w:t>
      </w:r>
      <w:r w:rsidRPr="004C02B4">
        <w:rPr>
          <w:rFonts w:ascii="Calibri" w:hAnsi="Calibri" w:cs="Calibri"/>
          <w:sz w:val="22"/>
          <w:szCs w:val="22"/>
          <w:vertAlign w:val="superscript"/>
        </w:rPr>
        <w:t>13</w:t>
      </w:r>
      <w:r w:rsidRPr="004C02B4">
        <w:rPr>
          <w:rFonts w:ascii="Calibri" w:hAnsi="Calibri" w:cs="Calibri"/>
          <w:sz w:val="22"/>
          <w:szCs w:val="22"/>
        </w:rPr>
        <w:t>C–</w:t>
      </w:r>
      <w:r w:rsidRPr="004C02B4">
        <w:rPr>
          <w:rFonts w:ascii="Calibri" w:hAnsi="Calibri" w:cs="Calibri"/>
          <w:sz w:val="22"/>
          <w:szCs w:val="22"/>
          <w:vertAlign w:val="superscript"/>
        </w:rPr>
        <w:t>1</w:t>
      </w:r>
      <w:r w:rsidRPr="004C02B4">
        <w:rPr>
          <w:rFonts w:ascii="Calibri" w:hAnsi="Calibri" w:cs="Calibri"/>
          <w:sz w:val="22"/>
          <w:szCs w:val="22"/>
        </w:rPr>
        <w:t xml:space="preserve">H scalar coupling, and </w:t>
      </w:r>
      <w:r w:rsidRPr="004C02B4">
        <w:rPr>
          <w:rFonts w:ascii="Calibri" w:hAnsi="Calibri" w:cs="Calibri"/>
          <w:i/>
          <w:iCs/>
          <w:sz w:val="22"/>
          <w:szCs w:val="22"/>
        </w:rPr>
        <w:t>S</w:t>
      </w:r>
      <w:r w:rsidRPr="004C02B4">
        <w:rPr>
          <w:rFonts w:ascii="Calibri" w:hAnsi="Calibri" w:cs="Calibri"/>
          <w:sz w:val="22"/>
          <w:szCs w:val="22"/>
        </w:rPr>
        <w:t xml:space="preserve"> and </w:t>
      </w:r>
      <w:r w:rsidRPr="004C02B4">
        <w:rPr>
          <w:rFonts w:ascii="Calibri" w:hAnsi="Calibri" w:cs="Calibri"/>
          <w:i/>
          <w:iCs/>
          <w:sz w:val="22"/>
          <w:szCs w:val="22"/>
        </w:rPr>
        <w:t>R</w:t>
      </w:r>
      <w:r w:rsidRPr="004C02B4">
        <w:rPr>
          <w:rFonts w:ascii="Calibri" w:hAnsi="Calibri" w:cs="Calibri"/>
          <w:sz w:val="22"/>
          <w:szCs w:val="22"/>
        </w:rPr>
        <w:t xml:space="preserve"> via a (typically three-bond) </w:t>
      </w:r>
      <w:r w:rsidRPr="004C02B4">
        <w:rPr>
          <w:rFonts w:ascii="Calibri" w:hAnsi="Calibri" w:cs="Calibri"/>
          <w:sz w:val="22"/>
          <w:szCs w:val="22"/>
          <w:vertAlign w:val="superscript"/>
        </w:rPr>
        <w:t>1</w:t>
      </w:r>
      <w:r w:rsidRPr="004C02B4">
        <w:rPr>
          <w:rFonts w:ascii="Calibri" w:hAnsi="Calibri" w:cs="Calibri"/>
          <w:sz w:val="22"/>
          <w:szCs w:val="22"/>
        </w:rPr>
        <w:t>H–</w:t>
      </w:r>
      <w:r w:rsidRPr="004C02B4">
        <w:rPr>
          <w:rFonts w:ascii="Calibri" w:hAnsi="Calibri" w:cs="Calibri"/>
          <w:sz w:val="22"/>
          <w:szCs w:val="22"/>
          <w:vertAlign w:val="superscript"/>
        </w:rPr>
        <w:t>1</w:t>
      </w:r>
      <w:r w:rsidRPr="004C02B4">
        <w:rPr>
          <w:rFonts w:ascii="Calibri" w:hAnsi="Calibri" w:cs="Calibri"/>
          <w:sz w:val="22"/>
          <w:szCs w:val="22"/>
        </w:rPr>
        <w:t xml:space="preserve">H scalar coupling. Product operator analysis is provided for three relevant magnetisation pools: the ‘direct </w:t>
      </w:r>
      <w:r w:rsidRPr="004C02B4">
        <w:rPr>
          <w:rFonts w:ascii="Calibri" w:hAnsi="Calibri" w:cs="Calibri"/>
          <w:sz w:val="22"/>
          <w:szCs w:val="22"/>
          <w:vertAlign w:val="superscript"/>
        </w:rPr>
        <w:t>1</w:t>
      </w:r>
      <w:r w:rsidRPr="004C02B4">
        <w:rPr>
          <w:rFonts w:ascii="Calibri" w:hAnsi="Calibri" w:cs="Calibri"/>
          <w:sz w:val="22"/>
          <w:szCs w:val="22"/>
        </w:rPr>
        <w:t>H</w:t>
      </w:r>
      <w:r w:rsidRPr="004C02B4">
        <w:rPr>
          <w:rFonts w:ascii="Calibri" w:hAnsi="Calibri" w:cs="Calibri"/>
          <w:sz w:val="22"/>
          <w:szCs w:val="22"/>
          <w:vertAlign w:val="superscript"/>
        </w:rPr>
        <w:t>C</w:t>
      </w:r>
      <w:r w:rsidRPr="004C02B4">
        <w:rPr>
          <w:rFonts w:ascii="Calibri" w:hAnsi="Calibri" w:cs="Calibri"/>
          <w:sz w:val="22"/>
          <w:szCs w:val="22"/>
        </w:rPr>
        <w:t xml:space="preserve">’ HSQC-type peaks, the ‘indirect </w:t>
      </w:r>
      <w:r w:rsidRPr="004C02B4">
        <w:rPr>
          <w:rFonts w:ascii="Calibri" w:hAnsi="Calibri" w:cs="Calibri"/>
          <w:sz w:val="22"/>
          <w:szCs w:val="22"/>
          <w:vertAlign w:val="superscript"/>
        </w:rPr>
        <w:t>1</w:t>
      </w:r>
      <w:r w:rsidRPr="004C02B4">
        <w:rPr>
          <w:rFonts w:ascii="Calibri" w:hAnsi="Calibri" w:cs="Calibri"/>
          <w:sz w:val="22"/>
          <w:szCs w:val="22"/>
        </w:rPr>
        <w:t>H</w:t>
      </w:r>
      <w:r w:rsidRPr="004C02B4">
        <w:rPr>
          <w:rFonts w:ascii="Calibri" w:hAnsi="Calibri" w:cs="Calibri"/>
          <w:sz w:val="22"/>
          <w:szCs w:val="22"/>
          <w:vertAlign w:val="superscript"/>
        </w:rPr>
        <w:t>C</w:t>
      </w:r>
      <w:r w:rsidRPr="004C02B4">
        <w:rPr>
          <w:rFonts w:ascii="Calibri" w:hAnsi="Calibri" w:cs="Calibri"/>
          <w:sz w:val="22"/>
          <w:szCs w:val="22"/>
        </w:rPr>
        <w:t xml:space="preserve">’ responses which arise from coherence transfer from </w:t>
      </w:r>
      <w:r w:rsidRPr="004C02B4">
        <w:rPr>
          <w:rFonts w:ascii="Calibri" w:hAnsi="Calibri" w:cs="Calibri"/>
          <w:i/>
          <w:iCs/>
          <w:sz w:val="22"/>
          <w:szCs w:val="22"/>
        </w:rPr>
        <w:t>S</w:t>
      </w:r>
      <w:r w:rsidRPr="004C02B4">
        <w:rPr>
          <w:rFonts w:ascii="Calibri" w:hAnsi="Calibri" w:cs="Calibri"/>
          <w:sz w:val="22"/>
          <w:szCs w:val="22"/>
        </w:rPr>
        <w:t xml:space="preserve"> to </w:t>
      </w:r>
      <w:r w:rsidRPr="004C02B4">
        <w:rPr>
          <w:rFonts w:ascii="Calibri" w:hAnsi="Calibri" w:cs="Calibri"/>
          <w:i/>
          <w:iCs/>
          <w:sz w:val="22"/>
          <w:szCs w:val="22"/>
        </w:rPr>
        <w:t>R</w:t>
      </w:r>
      <w:r w:rsidRPr="004C02B4">
        <w:rPr>
          <w:rFonts w:ascii="Calibri" w:hAnsi="Calibri" w:cs="Calibri"/>
          <w:sz w:val="22"/>
          <w:szCs w:val="22"/>
        </w:rPr>
        <w:t xml:space="preserve"> in the perfect echo block, and the ‘</w:t>
      </w:r>
      <w:r w:rsidRPr="004C02B4">
        <w:rPr>
          <w:rFonts w:ascii="Calibri" w:hAnsi="Calibri" w:cs="Calibri"/>
          <w:sz w:val="22"/>
          <w:szCs w:val="22"/>
          <w:vertAlign w:val="superscript"/>
        </w:rPr>
        <w:t>1</w:t>
      </w:r>
      <w:r w:rsidRPr="004C02B4">
        <w:rPr>
          <w:rFonts w:ascii="Calibri" w:hAnsi="Calibri" w:cs="Calibri"/>
          <w:sz w:val="22"/>
          <w:szCs w:val="22"/>
        </w:rPr>
        <w:t>H</w:t>
      </w:r>
      <w:r w:rsidRPr="004C02B4">
        <w:rPr>
          <w:rFonts w:ascii="Calibri" w:hAnsi="Calibri" w:cs="Calibri"/>
          <w:sz w:val="22"/>
          <w:szCs w:val="22"/>
          <w:vertAlign w:val="superscript"/>
        </w:rPr>
        <w:t>!C</w:t>
      </w:r>
      <w:r w:rsidRPr="004C02B4">
        <w:rPr>
          <w:rFonts w:ascii="Calibri" w:hAnsi="Calibri" w:cs="Calibri"/>
          <w:sz w:val="22"/>
          <w:szCs w:val="22"/>
        </w:rPr>
        <w:t xml:space="preserve">’ bulk magnetisation which we seek to preserve. Single-letter terms are shorthand for magnetisation on spin </w:t>
      </w:r>
      <w:r w:rsidRPr="004C02B4">
        <w:rPr>
          <w:rFonts w:ascii="Calibri" w:hAnsi="Calibri" w:cs="Calibri"/>
          <w:i/>
          <w:iCs/>
          <w:sz w:val="22"/>
          <w:szCs w:val="22"/>
        </w:rPr>
        <w:t>S</w:t>
      </w:r>
      <w:r w:rsidRPr="004C02B4">
        <w:rPr>
          <w:rFonts w:ascii="Calibri" w:hAnsi="Calibri" w:cs="Calibri"/>
          <w:sz w:val="22"/>
          <w:szCs w:val="22"/>
        </w:rPr>
        <w:t xml:space="preserve"> (for example, </w:t>
      </w:r>
      <w:r w:rsidRPr="004C02B4">
        <w:rPr>
          <w:rFonts w:ascii="Calibri" w:hAnsi="Calibri" w:cs="Calibri"/>
          <w:i/>
          <w:iCs/>
          <w:sz w:val="22"/>
          <w:szCs w:val="22"/>
        </w:rPr>
        <w:t>x</w:t>
      </w:r>
      <w:r w:rsidRPr="004C02B4">
        <w:rPr>
          <w:rFonts w:ascii="Calibri" w:hAnsi="Calibri" w:cs="Calibri"/>
          <w:sz w:val="22"/>
          <w:szCs w:val="22"/>
        </w:rPr>
        <w:t xml:space="preserve"> represents </w:t>
      </w:r>
      <w:r w:rsidRPr="004C02B4">
        <w:rPr>
          <w:rFonts w:ascii="Calibri" w:hAnsi="Calibri" w:cs="Calibri"/>
          <w:i/>
          <w:iCs/>
          <w:sz w:val="22"/>
          <w:szCs w:val="22"/>
        </w:rPr>
        <w:t>S</w:t>
      </w:r>
      <w:r w:rsidRPr="004C02B4">
        <w:rPr>
          <w:rFonts w:ascii="Calibri" w:hAnsi="Calibri" w:cs="Calibri"/>
          <w:i/>
          <w:iCs/>
          <w:sz w:val="22"/>
          <w:szCs w:val="22"/>
          <w:vertAlign w:val="subscript"/>
        </w:rPr>
        <w:t>x</w:t>
      </w:r>
      <w:r w:rsidRPr="004C02B4">
        <w:rPr>
          <w:rFonts w:ascii="Calibri" w:hAnsi="Calibri" w:cs="Calibri"/>
          <w:sz w:val="22"/>
          <w:szCs w:val="22"/>
        </w:rPr>
        <w:t xml:space="preserve">); double-element terms to magnetisation on spins </w:t>
      </w:r>
      <w:r w:rsidRPr="004C02B4">
        <w:rPr>
          <w:rFonts w:ascii="Calibri" w:hAnsi="Calibri" w:cs="Calibri"/>
          <w:i/>
          <w:iCs/>
          <w:sz w:val="22"/>
          <w:szCs w:val="22"/>
        </w:rPr>
        <w:t>I</w:t>
      </w:r>
      <w:r w:rsidRPr="004C02B4">
        <w:rPr>
          <w:rFonts w:ascii="Calibri" w:hAnsi="Calibri" w:cs="Calibri"/>
          <w:sz w:val="22"/>
          <w:szCs w:val="22"/>
        </w:rPr>
        <w:t xml:space="preserve"> and </w:t>
      </w:r>
      <w:r w:rsidRPr="004C02B4">
        <w:rPr>
          <w:rFonts w:ascii="Calibri" w:hAnsi="Calibri" w:cs="Calibri"/>
          <w:i/>
          <w:iCs/>
          <w:sz w:val="22"/>
          <w:szCs w:val="22"/>
        </w:rPr>
        <w:t>S</w:t>
      </w:r>
      <w:r w:rsidRPr="004C02B4">
        <w:rPr>
          <w:rFonts w:ascii="Calibri" w:hAnsi="Calibri" w:cs="Calibri"/>
          <w:sz w:val="22"/>
          <w:szCs w:val="22"/>
        </w:rPr>
        <w:t xml:space="preserve"> (for example, </w:t>
      </w:r>
      <w:r w:rsidRPr="004C02B4">
        <w:rPr>
          <w:rFonts w:ascii="Calibri" w:hAnsi="Calibri" w:cs="Calibri"/>
          <w:i/>
          <w:iCs/>
          <w:sz w:val="22"/>
          <w:szCs w:val="22"/>
        </w:rPr>
        <w:t>xz</w:t>
      </w:r>
      <w:r w:rsidRPr="004C02B4">
        <w:rPr>
          <w:rFonts w:ascii="Calibri" w:hAnsi="Calibri" w:cs="Calibri"/>
          <w:sz w:val="22"/>
          <w:szCs w:val="22"/>
        </w:rPr>
        <w:t xml:space="preserve"> is 2</w:t>
      </w:r>
      <w:r w:rsidRPr="004C02B4">
        <w:rPr>
          <w:rFonts w:ascii="Calibri" w:hAnsi="Calibri" w:cs="Calibri"/>
          <w:i/>
          <w:iCs/>
          <w:sz w:val="22"/>
          <w:szCs w:val="22"/>
        </w:rPr>
        <w:t>I</w:t>
      </w:r>
      <w:r w:rsidRPr="004C02B4">
        <w:rPr>
          <w:rFonts w:ascii="Calibri" w:hAnsi="Calibri" w:cs="Calibri"/>
          <w:i/>
          <w:iCs/>
          <w:sz w:val="22"/>
          <w:szCs w:val="22"/>
          <w:vertAlign w:val="subscript"/>
        </w:rPr>
        <w:t>x</w:t>
      </w:r>
      <w:r w:rsidRPr="004C02B4">
        <w:rPr>
          <w:rFonts w:ascii="Calibri" w:hAnsi="Calibri" w:cs="Calibri"/>
          <w:i/>
          <w:iCs/>
          <w:sz w:val="22"/>
          <w:szCs w:val="22"/>
        </w:rPr>
        <w:t>S</w:t>
      </w:r>
      <w:r w:rsidRPr="004C02B4">
        <w:rPr>
          <w:rFonts w:ascii="Calibri" w:hAnsi="Calibri" w:cs="Calibri"/>
          <w:i/>
          <w:iCs/>
          <w:sz w:val="22"/>
          <w:szCs w:val="22"/>
          <w:vertAlign w:val="subscript"/>
        </w:rPr>
        <w:t>z</w:t>
      </w:r>
      <w:r w:rsidRPr="004C02B4">
        <w:rPr>
          <w:rFonts w:ascii="Calibri" w:hAnsi="Calibri" w:cs="Calibri"/>
          <w:sz w:val="22"/>
          <w:szCs w:val="22"/>
        </w:rPr>
        <w:t xml:space="preserve">). Letters with asterisks refer to magnetisation on the remote proton </w:t>
      </w:r>
      <w:r w:rsidRPr="004C02B4">
        <w:rPr>
          <w:rFonts w:ascii="Calibri" w:hAnsi="Calibri" w:cs="Calibri"/>
          <w:i/>
          <w:iCs/>
          <w:sz w:val="22"/>
          <w:szCs w:val="22"/>
        </w:rPr>
        <w:t>R</w:t>
      </w:r>
      <w:r w:rsidRPr="004C02B4">
        <w:rPr>
          <w:rFonts w:ascii="Calibri" w:hAnsi="Calibri" w:cs="Calibri"/>
          <w:sz w:val="22"/>
          <w:szCs w:val="22"/>
        </w:rPr>
        <w:t xml:space="preserve"> instead of </w:t>
      </w:r>
      <w:r w:rsidRPr="004C02B4">
        <w:rPr>
          <w:rFonts w:ascii="Calibri" w:hAnsi="Calibri" w:cs="Calibri"/>
          <w:i/>
          <w:iCs/>
          <w:sz w:val="22"/>
          <w:szCs w:val="22"/>
        </w:rPr>
        <w:t>S</w:t>
      </w:r>
      <w:r w:rsidRPr="004C02B4">
        <w:rPr>
          <w:rFonts w:ascii="Calibri" w:hAnsi="Calibri" w:cs="Calibri"/>
          <w:sz w:val="22"/>
          <w:szCs w:val="22"/>
        </w:rPr>
        <w:t xml:space="preserve">; thus, for example, </w:t>
      </w:r>
      <w:r w:rsidRPr="004C02B4">
        <w:rPr>
          <w:rFonts w:ascii="Calibri" w:hAnsi="Calibri" w:cs="Calibri"/>
          <w:i/>
          <w:sz w:val="22"/>
          <w:szCs w:val="22"/>
        </w:rPr>
        <w:t>y</w:t>
      </w:r>
      <w:r w:rsidRPr="004C02B4">
        <w:rPr>
          <w:rFonts w:ascii="Calibri" w:hAnsi="Calibri" w:cs="Calibri"/>
          <w:iCs/>
          <w:sz w:val="22"/>
          <w:szCs w:val="22"/>
        </w:rPr>
        <w:t>*</w:t>
      </w:r>
      <w:r w:rsidRPr="004C02B4">
        <w:rPr>
          <w:rFonts w:ascii="Calibri" w:hAnsi="Calibri" w:cs="Calibri"/>
          <w:sz w:val="22"/>
          <w:szCs w:val="22"/>
        </w:rPr>
        <w:t xml:space="preserve"> means </w:t>
      </w:r>
      <w:r w:rsidRPr="004C02B4">
        <w:rPr>
          <w:rFonts w:ascii="Calibri" w:hAnsi="Calibri" w:cs="Calibri"/>
          <w:i/>
          <w:iCs/>
          <w:sz w:val="22"/>
          <w:szCs w:val="22"/>
        </w:rPr>
        <w:t>R</w:t>
      </w:r>
      <w:r w:rsidRPr="004C02B4">
        <w:rPr>
          <w:rFonts w:ascii="Calibri" w:hAnsi="Calibri" w:cs="Calibri"/>
          <w:i/>
          <w:iCs/>
          <w:sz w:val="22"/>
          <w:szCs w:val="22"/>
          <w:vertAlign w:val="subscript"/>
        </w:rPr>
        <w:t>y</w:t>
      </w:r>
      <w:r w:rsidRPr="004C02B4">
        <w:rPr>
          <w:rFonts w:ascii="Calibri" w:hAnsi="Calibri" w:cs="Calibri"/>
          <w:sz w:val="22"/>
          <w:szCs w:val="22"/>
        </w:rPr>
        <w:t xml:space="preserve">, and </w:t>
      </w:r>
      <w:r w:rsidRPr="004C02B4">
        <w:rPr>
          <w:rFonts w:ascii="Calibri" w:hAnsi="Calibri" w:cs="Calibri"/>
          <w:i/>
          <w:iCs/>
          <w:sz w:val="22"/>
          <w:szCs w:val="22"/>
        </w:rPr>
        <w:t>xz</w:t>
      </w:r>
      <w:r w:rsidRPr="004C02B4">
        <w:rPr>
          <w:rFonts w:ascii="Calibri" w:hAnsi="Calibri" w:cs="Calibri"/>
          <w:sz w:val="22"/>
          <w:szCs w:val="22"/>
        </w:rPr>
        <w:t>* means 2</w:t>
      </w:r>
      <w:r w:rsidRPr="004C02B4">
        <w:rPr>
          <w:rFonts w:ascii="Calibri" w:hAnsi="Calibri" w:cs="Calibri"/>
          <w:i/>
          <w:iCs/>
          <w:sz w:val="22"/>
          <w:szCs w:val="22"/>
        </w:rPr>
        <w:t>I</w:t>
      </w:r>
      <w:r w:rsidRPr="004C02B4">
        <w:rPr>
          <w:rFonts w:ascii="Calibri" w:hAnsi="Calibri" w:cs="Calibri"/>
          <w:i/>
          <w:iCs/>
          <w:sz w:val="22"/>
          <w:szCs w:val="22"/>
          <w:vertAlign w:val="subscript"/>
        </w:rPr>
        <w:t>x</w:t>
      </w:r>
      <w:r w:rsidRPr="004C02B4">
        <w:rPr>
          <w:rFonts w:ascii="Calibri" w:hAnsi="Calibri" w:cs="Calibri"/>
          <w:i/>
          <w:iCs/>
          <w:sz w:val="22"/>
          <w:szCs w:val="22"/>
        </w:rPr>
        <w:t>R</w:t>
      </w:r>
      <w:r w:rsidRPr="004C02B4">
        <w:rPr>
          <w:rFonts w:ascii="Calibri" w:hAnsi="Calibri" w:cs="Calibri"/>
          <w:i/>
          <w:iCs/>
          <w:sz w:val="22"/>
          <w:szCs w:val="22"/>
          <w:vertAlign w:val="subscript"/>
        </w:rPr>
        <w:t>z</w:t>
      </w:r>
      <w:r w:rsidRPr="004C02B4">
        <w:rPr>
          <w:rFonts w:ascii="Calibri" w:hAnsi="Calibri" w:cs="Calibri"/>
          <w:sz w:val="22"/>
          <w:szCs w:val="22"/>
        </w:rPr>
        <w:t>. Solid bars are 90° pulses and empty bars 180° pulses; the rounded trapezoid and line represent an adiabatic inversion pulse. All pulses are applied along the +</w:t>
      </w:r>
      <w:r w:rsidRPr="004C02B4">
        <w:rPr>
          <w:rFonts w:ascii="Calibri" w:hAnsi="Calibri" w:cs="Calibri"/>
          <w:i/>
          <w:iCs/>
          <w:sz w:val="22"/>
          <w:szCs w:val="22"/>
        </w:rPr>
        <w:t>x</w:t>
      </w:r>
      <w:r w:rsidRPr="004C02B4">
        <w:rPr>
          <w:rFonts w:ascii="Calibri" w:hAnsi="Calibri" w:cs="Calibri"/>
          <w:sz w:val="22"/>
          <w:szCs w:val="22"/>
        </w:rPr>
        <w:t xml:space="preserve">-axis unless otherwise specified; the symbolic pulse phases are </w:t>
      </w:r>
      <w:r w:rsidRPr="004C02B4">
        <w:rPr>
          <w:rFonts w:ascii="Calibri" w:hAnsi="Calibri" w:cs="Calibri"/>
          <w:i/>
          <w:iCs/>
          <w:sz w:val="22"/>
          <w:szCs w:val="22"/>
          <w:lang w:val="el-GR"/>
        </w:rPr>
        <w:t>φ</w:t>
      </w:r>
      <w:r w:rsidRPr="004C02B4">
        <w:rPr>
          <w:rFonts w:ascii="Calibri" w:hAnsi="Calibri" w:cs="Calibri"/>
          <w:sz w:val="22"/>
          <w:szCs w:val="22"/>
          <w:vertAlign w:val="subscript"/>
          <w:lang w:val="en-US"/>
        </w:rPr>
        <w:t>1</w:t>
      </w:r>
      <w:r w:rsidRPr="004C02B4">
        <w:rPr>
          <w:rFonts w:ascii="Calibri" w:hAnsi="Calibri" w:cs="Calibri"/>
          <w:sz w:val="22"/>
          <w:szCs w:val="22"/>
          <w:lang w:val="en-US"/>
        </w:rPr>
        <w:t> =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xml:space="preserve">); </w:t>
      </w:r>
      <w:r w:rsidRPr="004C02B4">
        <w:rPr>
          <w:rFonts w:ascii="Calibri" w:hAnsi="Calibri" w:cs="Calibri"/>
          <w:i/>
          <w:iCs/>
          <w:sz w:val="22"/>
          <w:szCs w:val="22"/>
          <w:lang w:val="el-GR"/>
        </w:rPr>
        <w:t>φ</w:t>
      </w:r>
      <w:r w:rsidRPr="004C02B4">
        <w:rPr>
          <w:rFonts w:ascii="Calibri" w:hAnsi="Calibri" w:cs="Calibri"/>
          <w:sz w:val="22"/>
          <w:szCs w:val="22"/>
          <w:vertAlign w:val="subscript"/>
          <w:lang w:val="en-US"/>
        </w:rPr>
        <w:t>2</w:t>
      </w:r>
      <w:r w:rsidRPr="004C02B4">
        <w:rPr>
          <w:rFonts w:ascii="Calibri" w:hAnsi="Calibri" w:cs="Calibri"/>
          <w:sz w:val="22"/>
          <w:szCs w:val="22"/>
          <w:lang w:val="en-US"/>
        </w:rPr>
        <w:t> = (</w:t>
      </w:r>
      <w:r w:rsidRPr="004C02B4">
        <w:rPr>
          <w:rFonts w:ascii="Calibri" w:hAnsi="Calibri" w:cs="Calibri"/>
          <w:i/>
          <w:iCs/>
          <w:sz w:val="22"/>
          <w:szCs w:val="22"/>
          <w:lang w:val="en-US"/>
        </w:rPr>
        <w:t>x</w:t>
      </w:r>
      <w:r w:rsidRPr="004C02B4">
        <w:rPr>
          <w:rFonts w:ascii="Calibri" w:hAnsi="Calibri" w:cs="Calibri"/>
          <w:sz w:val="22"/>
          <w:szCs w:val="22"/>
          <w:lang w:val="en-US"/>
        </w:rPr>
        <w:t xml:space="preserve">,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xml:space="preserve">); and </w:t>
      </w:r>
      <w:r w:rsidRPr="004C02B4">
        <w:rPr>
          <w:rFonts w:ascii="Calibri" w:hAnsi="Calibri" w:cs="Calibri"/>
          <w:i/>
          <w:iCs/>
          <w:sz w:val="22"/>
          <w:szCs w:val="22"/>
          <w:lang w:val="el-GR"/>
        </w:rPr>
        <w:t>φ</w:t>
      </w:r>
      <w:r w:rsidRPr="004C02B4">
        <w:rPr>
          <w:rFonts w:ascii="Calibri" w:hAnsi="Calibri" w:cs="Calibri"/>
          <w:sz w:val="22"/>
          <w:szCs w:val="22"/>
          <w:vertAlign w:val="subscript"/>
          <w:lang w:val="en-US"/>
        </w:rPr>
        <w:t>rec</w:t>
      </w:r>
      <w:r w:rsidRPr="004C02B4">
        <w:rPr>
          <w:rFonts w:ascii="Calibri" w:hAnsi="Calibri" w:cs="Calibri"/>
          <w:sz w:val="22"/>
          <w:szCs w:val="22"/>
          <w:lang w:val="en-US"/>
        </w:rPr>
        <w:t> =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xml:space="preserve">, </w:t>
      </w:r>
      <w:r w:rsidRPr="004C02B4">
        <w:rPr>
          <w:rFonts w:ascii="Calibri" w:hAnsi="Calibri" w:cs="Calibri"/>
          <w:i/>
          <w:iCs/>
          <w:sz w:val="22"/>
          <w:szCs w:val="22"/>
          <w:lang w:val="en-US"/>
        </w:rPr>
        <w:t>x</w:t>
      </w:r>
      <w:r w:rsidRPr="004C02B4">
        <w:rPr>
          <w:rFonts w:ascii="Calibri" w:hAnsi="Calibri" w:cs="Calibri"/>
          <w:sz w:val="22"/>
          <w:szCs w:val="22"/>
          <w:lang w:val="en-US"/>
        </w:rPr>
        <w:t xml:space="preserve">). </w:t>
      </w:r>
      <w:r w:rsidRPr="004C02B4">
        <w:rPr>
          <w:rFonts w:ascii="Calibri" w:hAnsi="Calibri" w:cs="Calibri"/>
          <w:sz w:val="22"/>
          <w:szCs w:val="22"/>
        </w:rPr>
        <w:t xml:space="preserve">Pulsed field gradient amplitudes are </w:t>
      </w:r>
      <w:r w:rsidRPr="004C02B4">
        <w:rPr>
          <w:rFonts w:ascii="Calibri" w:hAnsi="Calibri" w:cs="Calibri"/>
          <w:i/>
          <w:iCs/>
          <w:sz w:val="22"/>
          <w:szCs w:val="22"/>
        </w:rPr>
        <w:t>g</w:t>
      </w:r>
      <w:r w:rsidRPr="004C02B4">
        <w:rPr>
          <w:rFonts w:ascii="Calibri" w:hAnsi="Calibri" w:cs="Calibri"/>
          <w:sz w:val="22"/>
          <w:szCs w:val="22"/>
          <w:vertAlign w:val="subscript"/>
        </w:rPr>
        <w:t>1</w:t>
      </w:r>
      <w:r w:rsidRPr="004C02B4">
        <w:rPr>
          <w:rFonts w:ascii="Calibri" w:hAnsi="Calibri" w:cs="Calibri"/>
          <w:sz w:val="22"/>
          <w:szCs w:val="22"/>
        </w:rPr>
        <w:t> = 37.10 G cm</w:t>
      </w:r>
      <w:r w:rsidRPr="004C02B4">
        <w:rPr>
          <w:rFonts w:ascii="Calibri" w:hAnsi="Calibri" w:cs="Calibri"/>
          <w:sz w:val="22"/>
          <w:szCs w:val="22"/>
          <w:vertAlign w:val="superscript"/>
        </w:rPr>
        <w:t>−1</w:t>
      </w:r>
      <w:r w:rsidRPr="004C02B4">
        <w:rPr>
          <w:rFonts w:ascii="Calibri" w:hAnsi="Calibri" w:cs="Calibri"/>
          <w:sz w:val="22"/>
          <w:szCs w:val="22"/>
        </w:rPr>
        <w:t xml:space="preserve"> and </w:t>
      </w:r>
      <w:r w:rsidRPr="004C02B4">
        <w:rPr>
          <w:rFonts w:ascii="Calibri" w:hAnsi="Calibri" w:cs="Calibri"/>
          <w:i/>
          <w:iCs/>
          <w:sz w:val="22"/>
          <w:szCs w:val="22"/>
        </w:rPr>
        <w:t>g</w:t>
      </w:r>
      <w:r w:rsidRPr="004C02B4">
        <w:rPr>
          <w:rFonts w:ascii="Calibri" w:hAnsi="Calibri" w:cs="Calibri"/>
          <w:sz w:val="22"/>
          <w:szCs w:val="22"/>
          <w:vertAlign w:val="subscript"/>
        </w:rPr>
        <w:t>2</w:t>
      </w:r>
      <w:r w:rsidRPr="004C02B4">
        <w:rPr>
          <w:rFonts w:ascii="Calibri" w:hAnsi="Calibri" w:cs="Calibri"/>
          <w:sz w:val="22"/>
          <w:szCs w:val="22"/>
        </w:rPr>
        <w:t> = 18.66 G cm</w:t>
      </w:r>
      <w:r w:rsidRPr="004C02B4">
        <w:rPr>
          <w:rFonts w:ascii="Calibri" w:hAnsi="Calibri" w:cs="Calibri"/>
          <w:sz w:val="22"/>
          <w:szCs w:val="22"/>
          <w:vertAlign w:val="superscript"/>
        </w:rPr>
        <w:t>−1</w:t>
      </w:r>
      <w:r w:rsidRPr="004C02B4">
        <w:rPr>
          <w:rFonts w:ascii="Calibri" w:hAnsi="Calibri" w:cs="Calibri"/>
          <w:sz w:val="22"/>
          <w:szCs w:val="22"/>
        </w:rPr>
        <w:t xml:space="preserve">. The gradient </w:t>
      </w:r>
      <w:r w:rsidRPr="004C02B4">
        <w:rPr>
          <w:rFonts w:ascii="Calibri" w:hAnsi="Calibri" w:cs="Calibri"/>
          <w:i/>
          <w:iCs/>
          <w:sz w:val="22"/>
          <w:szCs w:val="22"/>
        </w:rPr>
        <w:t>g</w:t>
      </w:r>
      <w:r w:rsidRPr="004C02B4">
        <w:rPr>
          <w:rFonts w:ascii="Calibri" w:hAnsi="Calibri" w:cs="Calibri"/>
          <w:sz w:val="22"/>
          <w:szCs w:val="22"/>
          <w:vertAlign w:val="subscript"/>
        </w:rPr>
        <w:t>3</w:t>
      </w:r>
      <w:r w:rsidRPr="004C02B4">
        <w:rPr>
          <w:rFonts w:ascii="Calibri" w:hAnsi="Calibri" w:cs="Calibri"/>
          <w:sz w:val="22"/>
          <w:szCs w:val="22"/>
        </w:rPr>
        <w:t xml:space="preserve"> should be calibrated as per Thrippleton et al.;</w:t>
      </w:r>
      <w:r w:rsidRPr="004C02B4">
        <w:rPr>
          <w:rFonts w:ascii="Calibri" w:hAnsi="Calibri" w:cs="Calibri"/>
          <w:sz w:val="22"/>
          <w:szCs w:val="22"/>
          <w:vertAlign w:val="superscript"/>
        </w:rPr>
        <w:t>[28]</w:t>
      </w:r>
      <w:r w:rsidRPr="004C02B4">
        <w:rPr>
          <w:rFonts w:ascii="Calibri" w:hAnsi="Calibri" w:cs="Calibri"/>
          <w:sz w:val="22"/>
          <w:szCs w:val="22"/>
        </w:rPr>
        <w:t xml:space="preserve"> </w:t>
      </w:r>
      <w:r w:rsidRPr="004C02B4">
        <w:rPr>
          <w:rFonts w:ascii="Calibri" w:hAnsi="Calibri" w:cs="Calibri"/>
          <w:i/>
          <w:iCs/>
          <w:sz w:val="22"/>
          <w:szCs w:val="22"/>
        </w:rPr>
        <w:t>g</w:t>
      </w:r>
      <w:r w:rsidRPr="004C02B4">
        <w:rPr>
          <w:rFonts w:ascii="Calibri" w:hAnsi="Calibri" w:cs="Calibri"/>
          <w:sz w:val="22"/>
          <w:szCs w:val="22"/>
          <w:vertAlign w:val="subscript"/>
        </w:rPr>
        <w:t>4</w:t>
      </w:r>
      <w:r w:rsidRPr="004C02B4">
        <w:rPr>
          <w:rFonts w:ascii="Calibri" w:hAnsi="Calibri" w:cs="Calibri"/>
          <w:sz w:val="22"/>
          <w:szCs w:val="22"/>
        </w:rPr>
        <w:t xml:space="preserve"> is a purge gradient with arbitrary amplitude. The delays </w:t>
      </w:r>
      <w:r w:rsidRPr="004C02B4">
        <w:rPr>
          <w:rFonts w:ascii="Calibri" w:hAnsi="Calibri" w:cs="Calibri"/>
          <w:sz w:val="22"/>
          <w:szCs w:val="22"/>
          <w:lang w:val="el-GR"/>
        </w:rPr>
        <w:t>Δ</w:t>
      </w:r>
      <w:r w:rsidRPr="004C02B4">
        <w:rPr>
          <w:rFonts w:ascii="Calibri" w:hAnsi="Calibri" w:cs="Calibri"/>
          <w:sz w:val="22"/>
          <w:szCs w:val="22"/>
          <w:lang w:val="en-US"/>
        </w:rPr>
        <w:t xml:space="preserve"> </w:t>
      </w:r>
      <w:r w:rsidRPr="004C02B4">
        <w:rPr>
          <w:rFonts w:ascii="Calibri" w:hAnsi="Calibri" w:cs="Calibri"/>
          <w:sz w:val="22"/>
          <w:szCs w:val="22"/>
        </w:rPr>
        <w:t xml:space="preserve">and </w:t>
      </w:r>
      <w:r w:rsidRPr="004C02B4">
        <w:rPr>
          <w:rFonts w:ascii="Calibri" w:hAnsi="Calibri" w:cs="Calibri"/>
          <w:i/>
          <w:iCs/>
          <w:sz w:val="22"/>
          <w:szCs w:val="22"/>
          <w:lang w:val="el-GR"/>
        </w:rPr>
        <w:t>τ</w:t>
      </w:r>
      <w:r w:rsidRPr="004C02B4">
        <w:rPr>
          <w:rFonts w:ascii="Calibri" w:hAnsi="Calibri" w:cs="Calibri"/>
          <w:sz w:val="22"/>
          <w:szCs w:val="22"/>
        </w:rPr>
        <w:t xml:space="preserve"> are chosen to be 1/(4 </w:t>
      </w:r>
      <w:r w:rsidRPr="004C02B4">
        <w:rPr>
          <w:rFonts w:ascii="Cambria Math" w:hAnsi="Cambria Math" w:cs="Cambria Math"/>
          <w:sz w:val="22"/>
          <w:szCs w:val="22"/>
        </w:rPr>
        <w:t>⋅</w:t>
      </w:r>
      <w:r w:rsidRPr="004C02B4">
        <w:rPr>
          <w:rFonts w:ascii="Calibri" w:hAnsi="Calibri" w:cs="Calibri"/>
          <w:sz w:val="22"/>
          <w:szCs w:val="22"/>
        </w:rPr>
        <w:t> </w:t>
      </w:r>
      <w:r w:rsidRPr="004C02B4">
        <w:rPr>
          <w:rFonts w:ascii="Calibri" w:hAnsi="Calibri" w:cs="Calibri"/>
          <w:sz w:val="22"/>
          <w:szCs w:val="22"/>
          <w:vertAlign w:val="superscript"/>
        </w:rPr>
        <w:t>1</w:t>
      </w:r>
      <w:r w:rsidRPr="004C02B4">
        <w:rPr>
          <w:rFonts w:ascii="Calibri" w:hAnsi="Calibri" w:cs="Calibri"/>
          <w:i/>
          <w:iCs/>
          <w:sz w:val="22"/>
          <w:szCs w:val="22"/>
        </w:rPr>
        <w:t>J</w:t>
      </w:r>
      <w:r w:rsidRPr="004C02B4">
        <w:rPr>
          <w:rFonts w:ascii="Calibri" w:hAnsi="Calibri" w:cs="Calibri"/>
          <w:sz w:val="22"/>
          <w:szCs w:val="22"/>
          <w:vertAlign w:val="subscript"/>
        </w:rPr>
        <w:t>CH</w:t>
      </w:r>
      <w:r w:rsidRPr="004C02B4">
        <w:rPr>
          <w:rFonts w:ascii="Calibri" w:hAnsi="Calibri" w:cs="Calibri"/>
          <w:sz w:val="22"/>
          <w:szCs w:val="22"/>
        </w:rPr>
        <w:t>) and 1/(4 </w:t>
      </w:r>
      <w:r w:rsidRPr="004C02B4">
        <w:rPr>
          <w:rFonts w:ascii="Cambria Math" w:hAnsi="Cambria Math" w:cs="Cambria Math"/>
          <w:sz w:val="22"/>
          <w:szCs w:val="22"/>
        </w:rPr>
        <w:t>⋅</w:t>
      </w:r>
      <w:r w:rsidRPr="004C02B4">
        <w:rPr>
          <w:rFonts w:ascii="Calibri" w:hAnsi="Calibri" w:cs="Calibri"/>
          <w:sz w:val="22"/>
          <w:szCs w:val="22"/>
        </w:rPr>
        <w:t xml:space="preserve"> </w:t>
      </w:r>
      <w:r w:rsidR="008A5CF4" w:rsidRPr="004C02B4">
        <w:rPr>
          <w:rStyle w:val="hgkelc"/>
          <w:rFonts w:ascii="Calibri" w:hAnsi="Calibri" w:cs="Calibri"/>
          <w:sz w:val="22"/>
          <w:szCs w:val="22"/>
          <w:lang w:val="en"/>
        </w:rPr>
        <w:t>∑ </w:t>
      </w:r>
      <w:r w:rsidR="008A5CF4" w:rsidRPr="004C02B4">
        <w:rPr>
          <w:rStyle w:val="hgkelc"/>
          <w:rFonts w:ascii="Calibri" w:hAnsi="Calibri" w:cs="Calibri"/>
          <w:i/>
          <w:iCs/>
          <w:sz w:val="22"/>
          <w:szCs w:val="22"/>
          <w:vertAlign w:val="superscript"/>
          <w:lang w:val="en"/>
        </w:rPr>
        <w:t>n</w:t>
      </w:r>
      <w:r w:rsidR="008A5CF4" w:rsidRPr="004C02B4">
        <w:rPr>
          <w:rStyle w:val="hgkelc"/>
          <w:rFonts w:ascii="Calibri" w:hAnsi="Calibri" w:cs="Calibri"/>
          <w:i/>
          <w:iCs/>
          <w:sz w:val="22"/>
          <w:szCs w:val="22"/>
          <w:lang w:val="en"/>
        </w:rPr>
        <w:t>J</w:t>
      </w:r>
      <w:r w:rsidR="008A5CF4" w:rsidRPr="004C02B4">
        <w:rPr>
          <w:rStyle w:val="hgkelc"/>
          <w:rFonts w:ascii="Calibri" w:hAnsi="Calibri" w:cs="Calibri"/>
          <w:sz w:val="22"/>
          <w:szCs w:val="22"/>
          <w:vertAlign w:val="subscript"/>
          <w:lang w:val="en"/>
        </w:rPr>
        <w:t>HH</w:t>
      </w:r>
      <w:r w:rsidRPr="004C02B4">
        <w:rPr>
          <w:rFonts w:ascii="Calibri" w:hAnsi="Calibri" w:cs="Calibri"/>
          <w:sz w:val="22"/>
          <w:szCs w:val="22"/>
        </w:rPr>
        <w:t xml:space="preserve">); typically, </w:t>
      </w:r>
      <w:r w:rsidR="008A5CF4" w:rsidRPr="004C02B4">
        <w:rPr>
          <w:rFonts w:ascii="Calibri" w:hAnsi="Calibri" w:cs="Calibri"/>
          <w:sz w:val="22"/>
          <w:szCs w:val="22"/>
          <w:vertAlign w:val="superscript"/>
        </w:rPr>
        <w:t>1</w:t>
      </w:r>
      <w:r w:rsidR="008A5CF4" w:rsidRPr="004C02B4">
        <w:rPr>
          <w:rFonts w:ascii="Calibri" w:hAnsi="Calibri" w:cs="Calibri"/>
          <w:i/>
          <w:iCs/>
          <w:sz w:val="22"/>
          <w:szCs w:val="22"/>
        </w:rPr>
        <w:t>J</w:t>
      </w:r>
      <w:r w:rsidR="008A5CF4" w:rsidRPr="004C02B4">
        <w:rPr>
          <w:rFonts w:ascii="Calibri" w:hAnsi="Calibri" w:cs="Calibri"/>
          <w:sz w:val="22"/>
          <w:szCs w:val="22"/>
          <w:vertAlign w:val="subscript"/>
        </w:rPr>
        <w:t>CH</w:t>
      </w:r>
      <w:r w:rsidRPr="004C02B4">
        <w:rPr>
          <w:rFonts w:ascii="Calibri" w:hAnsi="Calibri" w:cs="Calibri"/>
          <w:sz w:val="22"/>
          <w:szCs w:val="22"/>
        </w:rPr>
        <w:t xml:space="preserve"> and </w:t>
      </w:r>
      <w:r w:rsidR="008A5CF4" w:rsidRPr="004C02B4">
        <w:rPr>
          <w:rStyle w:val="hgkelc"/>
          <w:rFonts w:ascii="Calibri" w:hAnsi="Calibri" w:cs="Calibri"/>
          <w:sz w:val="22"/>
          <w:szCs w:val="22"/>
          <w:lang w:val="en"/>
        </w:rPr>
        <w:t>∑ </w:t>
      </w:r>
      <w:r w:rsidR="008A5CF4" w:rsidRPr="004C02B4">
        <w:rPr>
          <w:rStyle w:val="hgkelc"/>
          <w:rFonts w:ascii="Calibri" w:hAnsi="Calibri" w:cs="Calibri"/>
          <w:i/>
          <w:iCs/>
          <w:sz w:val="22"/>
          <w:szCs w:val="22"/>
          <w:vertAlign w:val="superscript"/>
          <w:lang w:val="en"/>
        </w:rPr>
        <w:t>n</w:t>
      </w:r>
      <w:r w:rsidR="008A5CF4" w:rsidRPr="004C02B4">
        <w:rPr>
          <w:rStyle w:val="hgkelc"/>
          <w:rFonts w:ascii="Calibri" w:hAnsi="Calibri" w:cs="Calibri"/>
          <w:i/>
          <w:iCs/>
          <w:sz w:val="22"/>
          <w:szCs w:val="22"/>
          <w:lang w:val="en"/>
        </w:rPr>
        <w:t>J</w:t>
      </w:r>
      <w:r w:rsidR="008A5CF4" w:rsidRPr="004C02B4">
        <w:rPr>
          <w:rStyle w:val="hgkelc"/>
          <w:rFonts w:ascii="Calibri" w:hAnsi="Calibri" w:cs="Calibri"/>
          <w:sz w:val="22"/>
          <w:szCs w:val="22"/>
          <w:vertAlign w:val="subscript"/>
          <w:lang w:val="en"/>
        </w:rPr>
        <w:t>HH</w:t>
      </w:r>
      <w:r w:rsidR="008A5CF4" w:rsidRPr="004C02B4">
        <w:rPr>
          <w:rFonts w:ascii="Calibri" w:hAnsi="Calibri" w:cs="Calibri"/>
          <w:sz w:val="22"/>
          <w:szCs w:val="22"/>
        </w:rPr>
        <w:t xml:space="preserve"> </w:t>
      </w:r>
      <w:r w:rsidRPr="004C02B4">
        <w:rPr>
          <w:rFonts w:ascii="Calibri" w:hAnsi="Calibri" w:cs="Calibri"/>
          <w:sz w:val="22"/>
          <w:szCs w:val="22"/>
        </w:rPr>
        <w:t>are respectively set as 145</w:t>
      </w:r>
      <w:r w:rsidR="008A5CF4" w:rsidRPr="004C02B4">
        <w:rPr>
          <w:rFonts w:ascii="Calibri" w:hAnsi="Calibri" w:cs="Calibri"/>
          <w:sz w:val="22"/>
          <w:szCs w:val="22"/>
        </w:rPr>
        <w:t> </w:t>
      </w:r>
      <w:r w:rsidRPr="004C02B4">
        <w:rPr>
          <w:rFonts w:ascii="Calibri" w:hAnsi="Calibri" w:cs="Calibri"/>
          <w:sz w:val="22"/>
          <w:szCs w:val="22"/>
        </w:rPr>
        <w:t>Hz and 30</w:t>
      </w:r>
      <w:r w:rsidR="008A5CF4" w:rsidRPr="004C02B4">
        <w:rPr>
          <w:rFonts w:ascii="Calibri" w:hAnsi="Calibri" w:cs="Calibri"/>
          <w:sz w:val="22"/>
          <w:szCs w:val="22"/>
        </w:rPr>
        <w:t> </w:t>
      </w:r>
      <w:r w:rsidRPr="004C02B4">
        <w:rPr>
          <w:rFonts w:ascii="Calibri" w:hAnsi="Calibri" w:cs="Calibri"/>
          <w:sz w:val="22"/>
          <w:szCs w:val="22"/>
        </w:rPr>
        <w:t xml:space="preserve">Hz, leading to values of </w:t>
      </w:r>
      <w:r w:rsidRPr="004C02B4">
        <w:rPr>
          <w:rFonts w:ascii="Calibri" w:hAnsi="Calibri" w:cs="Calibri"/>
          <w:sz w:val="22"/>
          <w:szCs w:val="22"/>
          <w:lang w:val="el-GR"/>
        </w:rPr>
        <w:t>Δ</w:t>
      </w:r>
      <w:r w:rsidRPr="004C02B4">
        <w:rPr>
          <w:rFonts w:ascii="Calibri" w:hAnsi="Calibri" w:cs="Calibri"/>
          <w:sz w:val="22"/>
          <w:szCs w:val="22"/>
        </w:rPr>
        <w:t xml:space="preserve"> = 1.72 ms and </w:t>
      </w:r>
      <w:r w:rsidRPr="004C02B4">
        <w:rPr>
          <w:rFonts w:ascii="Calibri" w:hAnsi="Calibri" w:cs="Calibri"/>
          <w:i/>
          <w:iCs/>
          <w:sz w:val="22"/>
          <w:szCs w:val="22"/>
          <w:lang w:val="el-GR"/>
        </w:rPr>
        <w:t>τ</w:t>
      </w:r>
      <w:r w:rsidRPr="004C02B4">
        <w:rPr>
          <w:rFonts w:ascii="Calibri" w:hAnsi="Calibri" w:cs="Calibri"/>
          <w:sz w:val="22"/>
          <w:szCs w:val="22"/>
          <w:lang w:val="en-US"/>
        </w:rPr>
        <w:t> </w:t>
      </w:r>
      <w:r w:rsidRPr="004C02B4">
        <w:rPr>
          <w:rFonts w:ascii="Calibri" w:hAnsi="Calibri" w:cs="Calibri"/>
          <w:sz w:val="22"/>
          <w:szCs w:val="22"/>
        </w:rPr>
        <w:t xml:space="preserve">= 8.33 ms. </w:t>
      </w:r>
      <w:r w:rsidRPr="004C02B4">
        <w:rPr>
          <w:rFonts w:ascii="Calibri" w:hAnsi="Calibri" w:cs="Calibri"/>
          <w:i/>
          <w:iCs/>
          <w:sz w:val="22"/>
          <w:szCs w:val="22"/>
          <w:lang w:val="el-GR"/>
        </w:rPr>
        <w:t>ε</w:t>
      </w:r>
      <w:r w:rsidRPr="004C02B4">
        <w:rPr>
          <w:rFonts w:ascii="Calibri" w:hAnsi="Calibri" w:cs="Calibri"/>
          <w:sz w:val="22"/>
          <w:szCs w:val="22"/>
          <w:lang w:val="en-US"/>
        </w:rPr>
        <w:t xml:space="preserve"> </w:t>
      </w:r>
      <w:r w:rsidRPr="004C02B4">
        <w:rPr>
          <w:rFonts w:ascii="Calibri" w:hAnsi="Calibri" w:cs="Calibri"/>
          <w:sz w:val="22"/>
          <w:szCs w:val="22"/>
        </w:rPr>
        <w:t xml:space="preserve">is the minimum time required for a pulsed field gradient plus a gradient recovery delay. </w:t>
      </w:r>
    </w:p>
    <w:p w14:paraId="72EE0096" w14:textId="77777777" w:rsidR="008A5CF4" w:rsidRPr="008A5CF4" w:rsidRDefault="008A5CF4" w:rsidP="008A5CF4">
      <w:pPr>
        <w:rPr>
          <w:rFonts w:ascii="Calibri" w:hAnsi="Calibri" w:cs="Calibri"/>
        </w:rPr>
      </w:pPr>
      <w:r w:rsidRPr="008A5CF4">
        <w:rPr>
          <w:rFonts w:ascii="Calibri" w:hAnsi="Calibri" w:cs="Calibri"/>
        </w:rPr>
        <w:t xml:space="preserve">Because of this inversion of direct responses, additional multiplicity editing in the HSQC step would lead to confusing spectra: thus, although the pulse sequences available on GENESIS do allow for multiplicity editing via an optional flag, they are omitted in the discussion which follows. </w:t>
      </w:r>
    </w:p>
    <w:p w14:paraId="288BD1BE" w14:textId="31A9644A" w:rsidR="008A5CF4" w:rsidRPr="004C02B4" w:rsidRDefault="00D54B68" w:rsidP="008A5CF4">
      <w:pPr>
        <w:jc w:val="center"/>
        <w:rPr>
          <w:rFonts w:ascii="Calibri" w:hAnsi="Calibri" w:cs="Calibri"/>
        </w:rPr>
      </w:pPr>
      <w:r>
        <w:rPr>
          <w:rFonts w:ascii="Calibri" w:hAnsi="Calibri" w:cs="Calibri"/>
          <w:noProof/>
        </w:rPr>
        <w:lastRenderedPageBreak/>
        <w:drawing>
          <wp:inline distT="0" distB="0" distL="0" distR="0" wp14:anchorId="100325B2" wp14:editId="27461AC6">
            <wp:extent cx="4483100" cy="6565900"/>
            <wp:effectExtent l="0" t="0" r="0" b="0"/>
            <wp:docPr id="149465138"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5138" name="Picture 2" descr="A screenshot of a video g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3100" cy="6565900"/>
                    </a:xfrm>
                    <a:prstGeom prst="rect">
                      <a:avLst/>
                    </a:prstGeom>
                  </pic:spPr>
                </pic:pic>
              </a:graphicData>
            </a:graphic>
          </wp:inline>
        </w:drawing>
      </w:r>
    </w:p>
    <w:p w14:paraId="35BD486A" w14:textId="230290CF" w:rsidR="008A5CF4" w:rsidRPr="004C02B4" w:rsidRDefault="008A5CF4" w:rsidP="008A5CF4">
      <w:pPr>
        <w:jc w:val="center"/>
        <w:rPr>
          <w:rFonts w:ascii="Calibri" w:hAnsi="Calibri" w:cs="Calibri"/>
          <w:sz w:val="22"/>
          <w:szCs w:val="22"/>
        </w:rPr>
      </w:pPr>
      <w:r w:rsidRPr="004C02B4">
        <w:rPr>
          <w:rFonts w:ascii="Calibri" w:hAnsi="Calibri" w:cs="Calibri"/>
          <w:i/>
          <w:iCs/>
          <w:sz w:val="22"/>
          <w:szCs w:val="22"/>
        </w:rPr>
        <w:t>Figure 3:</w:t>
      </w:r>
      <w:r w:rsidRPr="004C02B4">
        <w:rPr>
          <w:rFonts w:ascii="Calibri" w:hAnsi="Calibri" w:cs="Calibri"/>
          <w:sz w:val="22"/>
          <w:szCs w:val="22"/>
        </w:rPr>
        <w:t xml:space="preserve"> </w:t>
      </w:r>
      <w:del w:id="26" w:author="Jonathan Yong" w:date="2024-03-24T15:34:00Z">
        <w:r w:rsidRPr="004C02B4" w:rsidDel="00B44924">
          <w:rPr>
            <w:rFonts w:ascii="Calibri" w:hAnsi="Calibri" w:cs="Calibri"/>
            <w:sz w:val="22"/>
            <w:szCs w:val="22"/>
          </w:rPr>
          <w:delText>HSQC-COSY and HSQC-TOCSY</w:delText>
        </w:r>
      </w:del>
      <w:ins w:id="27" w:author="Jonathan Yong" w:date="2024-03-24T15:34:00Z">
        <w:r w:rsidR="00B44924">
          <w:rPr>
            <w:rFonts w:ascii="Calibri" w:hAnsi="Calibri" w:cs="Calibri"/>
            <w:sz w:val="22"/>
            <w:szCs w:val="22"/>
          </w:rPr>
          <w:t>HSQC-type</w:t>
        </w:r>
      </w:ins>
      <w:r w:rsidRPr="004C02B4">
        <w:rPr>
          <w:rFonts w:ascii="Calibri" w:hAnsi="Calibri" w:cs="Calibri"/>
          <w:sz w:val="22"/>
          <w:szCs w:val="22"/>
        </w:rPr>
        <w:t xml:space="preserve"> spectra</w:t>
      </w:r>
      <w:del w:id="28" w:author="Jonathan Yong" w:date="2024-03-24T15:34:00Z">
        <w:r w:rsidRPr="004C02B4" w:rsidDel="00B44924">
          <w:rPr>
            <w:rFonts w:ascii="Calibri" w:hAnsi="Calibri" w:cs="Calibri"/>
            <w:sz w:val="22"/>
            <w:szCs w:val="22"/>
          </w:rPr>
          <w:delText>,</w:delText>
        </w:r>
      </w:del>
      <w:r w:rsidRPr="004C02B4">
        <w:rPr>
          <w:rFonts w:ascii="Calibri" w:hAnsi="Calibri" w:cs="Calibri"/>
          <w:sz w:val="22"/>
          <w:szCs w:val="22"/>
        </w:rPr>
        <w:t xml:space="preserve"> taken from </w:t>
      </w:r>
      <w:del w:id="29" w:author="Jonathan Yong" w:date="2024-03-24T15:34:00Z">
        <w:r w:rsidRPr="004C02B4" w:rsidDel="00B44924">
          <w:rPr>
            <w:rFonts w:ascii="Calibri" w:hAnsi="Calibri" w:cs="Calibri"/>
            <w:sz w:val="22"/>
            <w:szCs w:val="22"/>
          </w:rPr>
          <w:delText xml:space="preserve">(respectively) </w:delText>
        </w:r>
      </w:del>
      <w:r w:rsidRPr="004C02B4">
        <w:rPr>
          <w:rFonts w:ascii="Calibri" w:hAnsi="Calibri" w:cs="Calibri"/>
          <w:sz w:val="22"/>
          <w:szCs w:val="22"/>
        </w:rPr>
        <w:t>NOAH-3 S</w:t>
      </w:r>
      <w:r w:rsidRPr="004C02B4">
        <w:rPr>
          <w:rFonts w:ascii="Calibri" w:hAnsi="Calibri" w:cs="Calibri"/>
          <w:sz w:val="22"/>
          <w:szCs w:val="22"/>
          <w:vertAlign w:val="superscript"/>
        </w:rPr>
        <w:t>C</w:t>
      </w:r>
      <w:r w:rsidRPr="004C02B4">
        <w:rPr>
          <w:rFonts w:ascii="Calibri" w:hAnsi="Calibri" w:cs="Calibri"/>
          <w:sz w:val="22"/>
          <w:szCs w:val="22"/>
        </w:rPr>
        <w:t>SC</w:t>
      </w:r>
      <w:r w:rsidRPr="004C02B4">
        <w:rPr>
          <w:rFonts w:ascii="Calibri" w:hAnsi="Calibri" w:cs="Calibri"/>
          <w:sz w:val="22"/>
          <w:szCs w:val="22"/>
          <w:vertAlign w:val="superscript"/>
        </w:rPr>
        <w:t>c</w:t>
      </w:r>
      <w:r w:rsidRPr="004C02B4">
        <w:rPr>
          <w:rFonts w:ascii="Calibri" w:hAnsi="Calibri" w:cs="Calibri"/>
          <w:sz w:val="22"/>
          <w:szCs w:val="22"/>
        </w:rPr>
        <w:t xml:space="preserve"> and NOAH-3 S</w:t>
      </w:r>
      <w:r w:rsidRPr="004C02B4">
        <w:rPr>
          <w:rFonts w:ascii="Calibri" w:hAnsi="Calibri" w:cs="Calibri"/>
          <w:sz w:val="22"/>
          <w:szCs w:val="22"/>
          <w:vertAlign w:val="superscript"/>
        </w:rPr>
        <w:t>T</w:t>
      </w:r>
      <w:r w:rsidRPr="004C02B4">
        <w:rPr>
          <w:rFonts w:ascii="Calibri" w:hAnsi="Calibri" w:cs="Calibri"/>
          <w:sz w:val="22"/>
          <w:szCs w:val="22"/>
        </w:rPr>
        <w:t>SC</w:t>
      </w:r>
      <w:r w:rsidRPr="004C02B4">
        <w:rPr>
          <w:rFonts w:ascii="Calibri" w:hAnsi="Calibri" w:cs="Calibri"/>
          <w:sz w:val="22"/>
          <w:szCs w:val="22"/>
          <w:vertAlign w:val="superscript"/>
        </w:rPr>
        <w:t>c</w:t>
      </w:r>
      <w:r w:rsidRPr="004C02B4">
        <w:rPr>
          <w:rFonts w:ascii="Calibri" w:hAnsi="Calibri" w:cs="Calibri"/>
          <w:sz w:val="22"/>
          <w:szCs w:val="22"/>
        </w:rPr>
        <w:t xml:space="preserve"> experiments (S</w:t>
      </w:r>
      <w:r w:rsidRPr="004C02B4">
        <w:rPr>
          <w:rFonts w:ascii="Calibri" w:hAnsi="Calibri" w:cs="Calibri"/>
          <w:sz w:val="22"/>
          <w:szCs w:val="22"/>
          <w:vertAlign w:val="superscript"/>
        </w:rPr>
        <w:t>T</w:t>
      </w:r>
      <w:r w:rsidRPr="004C02B4">
        <w:rPr>
          <w:rFonts w:ascii="Calibri" w:hAnsi="Calibri" w:cs="Calibri"/>
          <w:sz w:val="22"/>
          <w:szCs w:val="22"/>
        </w:rPr>
        <w:t xml:space="preserve"> = HSQC-TOCSY). </w:t>
      </w:r>
      <w:commentRangeStart w:id="30"/>
      <w:r w:rsidRPr="004C02B4">
        <w:rPr>
          <w:rFonts w:ascii="Calibri" w:hAnsi="Calibri" w:cs="Calibri"/>
          <w:sz w:val="22"/>
          <w:szCs w:val="22"/>
        </w:rPr>
        <w:t xml:space="preserve">Peaks with red and blue colours have opposite signs; blue peaks (positive) are ‘direct’ HSQC-type responses and red peaks (negative) are ‘indirect’ responses. </w:t>
      </w:r>
      <w:commentRangeEnd w:id="30"/>
      <w:r w:rsidR="00FC3379">
        <w:rPr>
          <w:rStyle w:val="CommentReference"/>
        </w:rPr>
        <w:commentReference w:id="30"/>
      </w:r>
      <w:r w:rsidRPr="004C02B4">
        <w:rPr>
          <w:rFonts w:ascii="Calibri" w:hAnsi="Calibri" w:cs="Calibri"/>
          <w:b/>
          <w:bCs/>
          <w:sz w:val="22"/>
          <w:szCs w:val="22"/>
        </w:rPr>
        <w:t>(a)</w:t>
      </w:r>
      <w:r w:rsidRPr="00B44924">
        <w:rPr>
          <w:rFonts w:ascii="Calibri" w:hAnsi="Calibri" w:cs="Calibri"/>
          <w:sz w:val="22"/>
          <w:szCs w:val="22"/>
        </w:rPr>
        <w:t xml:space="preserve"> </w:t>
      </w:r>
      <w:ins w:id="31" w:author="Jonathan Yong" w:date="2024-03-24T15:34:00Z">
        <w:r w:rsidR="00B44924" w:rsidRPr="00B44924">
          <w:rPr>
            <w:rFonts w:ascii="Calibri" w:hAnsi="Calibri" w:cs="Calibri"/>
            <w:sz w:val="22"/>
            <w:szCs w:val="22"/>
          </w:rPr>
          <w:t xml:space="preserve">Standard </w:t>
        </w:r>
        <w:r w:rsidR="00B44924">
          <w:rPr>
            <w:rFonts w:ascii="Calibri" w:hAnsi="Calibri" w:cs="Calibri"/>
            <w:sz w:val="22"/>
            <w:szCs w:val="22"/>
          </w:rPr>
          <w:t xml:space="preserve">HSQC spectrum for reference; only direct peaks are present. </w:t>
        </w:r>
        <w:r w:rsidR="00B44924" w:rsidRPr="00B44924">
          <w:rPr>
            <w:rFonts w:ascii="Calibri" w:hAnsi="Calibri" w:cs="Calibri"/>
            <w:b/>
            <w:bCs/>
            <w:sz w:val="22"/>
            <w:szCs w:val="22"/>
            <w:rPrChange w:id="32" w:author="Jonathan Yong" w:date="2024-03-24T15:34:00Z">
              <w:rPr>
                <w:rFonts w:ascii="Calibri" w:hAnsi="Calibri" w:cs="Calibri"/>
                <w:sz w:val="22"/>
                <w:szCs w:val="22"/>
              </w:rPr>
            </w:rPrChange>
          </w:rPr>
          <w:t>(b)</w:t>
        </w:r>
        <w:r w:rsidR="00B44924">
          <w:rPr>
            <w:rFonts w:ascii="Calibri" w:hAnsi="Calibri" w:cs="Calibri"/>
            <w:sz w:val="22"/>
            <w:szCs w:val="22"/>
          </w:rPr>
          <w:t xml:space="preserve"> </w:t>
        </w:r>
      </w:ins>
      <w:r w:rsidRPr="004C02B4">
        <w:rPr>
          <w:rFonts w:ascii="Calibri" w:hAnsi="Calibri" w:cs="Calibri"/>
          <w:sz w:val="22"/>
          <w:szCs w:val="22"/>
        </w:rPr>
        <w:t xml:space="preserve">HSQC-CLIP-COSY. </w:t>
      </w:r>
      <w:r w:rsidRPr="004C02B4">
        <w:rPr>
          <w:rFonts w:ascii="Calibri" w:hAnsi="Calibri" w:cs="Calibri"/>
          <w:b/>
          <w:bCs/>
          <w:sz w:val="22"/>
          <w:szCs w:val="22"/>
        </w:rPr>
        <w:t>(</w:t>
      </w:r>
      <w:del w:id="33" w:author="Jonathan Yong" w:date="2024-03-24T15:34:00Z">
        <w:r w:rsidRPr="004C02B4" w:rsidDel="00B44924">
          <w:rPr>
            <w:rFonts w:ascii="Calibri" w:hAnsi="Calibri" w:cs="Calibri"/>
            <w:b/>
            <w:bCs/>
            <w:sz w:val="22"/>
            <w:szCs w:val="22"/>
          </w:rPr>
          <w:delText>b</w:delText>
        </w:r>
      </w:del>
      <w:ins w:id="34" w:author="Jonathan Yong" w:date="2024-03-24T15:34:00Z">
        <w:r w:rsidR="00B44924">
          <w:rPr>
            <w:rFonts w:ascii="Calibri" w:hAnsi="Calibri" w:cs="Calibri"/>
            <w:b/>
            <w:bCs/>
            <w:sz w:val="22"/>
            <w:szCs w:val="22"/>
          </w:rPr>
          <w:t>c</w:t>
        </w:r>
      </w:ins>
      <w:r w:rsidRPr="004C02B4">
        <w:rPr>
          <w:rFonts w:ascii="Calibri" w:hAnsi="Calibri" w:cs="Calibri"/>
          <w:b/>
          <w:bCs/>
          <w:sz w:val="22"/>
          <w:szCs w:val="22"/>
        </w:rPr>
        <w:t xml:space="preserve">) </w:t>
      </w:r>
      <w:r w:rsidRPr="004C02B4">
        <w:rPr>
          <w:rFonts w:ascii="Calibri" w:hAnsi="Calibri" w:cs="Calibri"/>
          <w:sz w:val="22"/>
          <w:szCs w:val="22"/>
        </w:rPr>
        <w:t xml:space="preserve">DSE HSQC-COSY. </w:t>
      </w:r>
      <w:r w:rsidRPr="004C02B4">
        <w:rPr>
          <w:rFonts w:ascii="Calibri" w:hAnsi="Calibri" w:cs="Calibri"/>
          <w:b/>
          <w:bCs/>
          <w:sz w:val="22"/>
          <w:szCs w:val="22"/>
        </w:rPr>
        <w:t>(</w:t>
      </w:r>
      <w:del w:id="35" w:author="Jonathan Yong" w:date="2024-03-24T15:34:00Z">
        <w:r w:rsidRPr="004C02B4" w:rsidDel="00B44924">
          <w:rPr>
            <w:rFonts w:ascii="Calibri" w:hAnsi="Calibri" w:cs="Calibri"/>
            <w:b/>
            <w:bCs/>
            <w:sz w:val="22"/>
            <w:szCs w:val="22"/>
          </w:rPr>
          <w:delText>c</w:delText>
        </w:r>
      </w:del>
      <w:ins w:id="36" w:author="Jonathan Yong" w:date="2024-03-24T15:34:00Z">
        <w:r w:rsidR="00B44924">
          <w:rPr>
            <w:rFonts w:ascii="Calibri" w:hAnsi="Calibri" w:cs="Calibri"/>
            <w:b/>
            <w:bCs/>
            <w:sz w:val="22"/>
            <w:szCs w:val="22"/>
          </w:rPr>
          <w:t>d</w:t>
        </w:r>
      </w:ins>
      <w:r w:rsidRPr="004C02B4">
        <w:rPr>
          <w:rFonts w:ascii="Calibri" w:hAnsi="Calibri" w:cs="Calibri"/>
          <w:b/>
          <w:bCs/>
          <w:sz w:val="22"/>
          <w:szCs w:val="22"/>
        </w:rPr>
        <w:t xml:space="preserve">) </w:t>
      </w:r>
      <w:r w:rsidRPr="004C02B4">
        <w:rPr>
          <w:rFonts w:ascii="Calibri" w:hAnsi="Calibri" w:cs="Calibri"/>
          <w:sz w:val="22"/>
          <w:szCs w:val="22"/>
        </w:rPr>
        <w:t xml:space="preserve">The first half of the TSE HSQC-COSY; the relay artefacts described in the text are indicated with grey arrows. </w:t>
      </w:r>
      <w:r w:rsidRPr="004C02B4">
        <w:rPr>
          <w:rFonts w:ascii="Calibri" w:hAnsi="Calibri" w:cs="Calibri"/>
          <w:b/>
          <w:bCs/>
          <w:sz w:val="22"/>
          <w:szCs w:val="22"/>
        </w:rPr>
        <w:t>(</w:t>
      </w:r>
      <w:del w:id="37" w:author="Jonathan Yong" w:date="2024-03-24T15:34:00Z">
        <w:r w:rsidRPr="004C02B4" w:rsidDel="00B44924">
          <w:rPr>
            <w:rFonts w:ascii="Calibri" w:hAnsi="Calibri" w:cs="Calibri"/>
            <w:b/>
            <w:bCs/>
            <w:sz w:val="22"/>
            <w:szCs w:val="22"/>
          </w:rPr>
          <w:delText>d</w:delText>
        </w:r>
      </w:del>
      <w:ins w:id="38" w:author="Jonathan Yong" w:date="2024-03-24T15:34:00Z">
        <w:r w:rsidR="00B44924">
          <w:rPr>
            <w:rFonts w:ascii="Calibri" w:hAnsi="Calibri" w:cs="Calibri"/>
            <w:b/>
            <w:bCs/>
            <w:sz w:val="22"/>
            <w:szCs w:val="22"/>
          </w:rPr>
          <w:t>e</w:t>
        </w:r>
      </w:ins>
      <w:r w:rsidRPr="004C02B4">
        <w:rPr>
          <w:rFonts w:ascii="Calibri" w:hAnsi="Calibri" w:cs="Calibri"/>
          <w:b/>
          <w:bCs/>
          <w:sz w:val="22"/>
          <w:szCs w:val="22"/>
        </w:rPr>
        <w:t xml:space="preserve">) </w:t>
      </w:r>
      <w:r w:rsidRPr="004C02B4">
        <w:rPr>
          <w:rFonts w:ascii="Calibri" w:hAnsi="Calibri" w:cs="Calibri"/>
          <w:sz w:val="22"/>
          <w:szCs w:val="22"/>
        </w:rPr>
        <w:t>HSQC-</w:t>
      </w:r>
      <w:del w:id="39" w:author="Jonathan Yong" w:date="2024-03-24T15:34:00Z">
        <w:r w:rsidRPr="004C02B4" w:rsidDel="00B44924">
          <w:rPr>
            <w:rFonts w:ascii="Calibri" w:hAnsi="Calibri" w:cs="Calibri"/>
            <w:sz w:val="22"/>
            <w:szCs w:val="22"/>
          </w:rPr>
          <w:delText xml:space="preserve"> </w:delText>
        </w:r>
      </w:del>
      <w:r w:rsidRPr="004C02B4">
        <w:rPr>
          <w:rFonts w:ascii="Calibri" w:hAnsi="Calibri" w:cs="Calibri"/>
          <w:sz w:val="22"/>
          <w:szCs w:val="22"/>
        </w:rPr>
        <w:t>TOCSY with 10</w:t>
      </w:r>
      <w:r w:rsidR="00A02410">
        <w:rPr>
          <w:rFonts w:ascii="Calibri" w:hAnsi="Calibri" w:cs="Calibri"/>
          <w:sz w:val="22"/>
          <w:szCs w:val="22"/>
        </w:rPr>
        <w:t> </w:t>
      </w:r>
      <w:r w:rsidRPr="004C02B4">
        <w:rPr>
          <w:rFonts w:ascii="Calibri" w:hAnsi="Calibri" w:cs="Calibri"/>
          <w:sz w:val="22"/>
          <w:szCs w:val="22"/>
        </w:rPr>
        <w:t xml:space="preserve">ms mixing time. </w:t>
      </w:r>
      <w:r w:rsidRPr="004C02B4">
        <w:rPr>
          <w:rFonts w:ascii="Calibri" w:hAnsi="Calibri" w:cs="Calibri"/>
          <w:b/>
          <w:bCs/>
          <w:sz w:val="22"/>
          <w:szCs w:val="22"/>
        </w:rPr>
        <w:t>(</w:t>
      </w:r>
      <w:del w:id="40" w:author="Jonathan Yong" w:date="2024-03-24T15:34:00Z">
        <w:r w:rsidRPr="004C02B4" w:rsidDel="00B44924">
          <w:rPr>
            <w:rFonts w:ascii="Calibri" w:hAnsi="Calibri" w:cs="Calibri"/>
            <w:b/>
            <w:bCs/>
            <w:sz w:val="22"/>
            <w:szCs w:val="22"/>
          </w:rPr>
          <w:delText>e</w:delText>
        </w:r>
      </w:del>
      <w:ins w:id="41" w:author="Jonathan Yong" w:date="2024-03-24T15:34:00Z">
        <w:r w:rsidR="00B44924">
          <w:rPr>
            <w:rFonts w:ascii="Calibri" w:hAnsi="Calibri" w:cs="Calibri"/>
            <w:b/>
            <w:bCs/>
            <w:sz w:val="22"/>
            <w:szCs w:val="22"/>
          </w:rPr>
          <w:t>f</w:t>
        </w:r>
      </w:ins>
      <w:r w:rsidRPr="004C02B4">
        <w:rPr>
          <w:rFonts w:ascii="Calibri" w:hAnsi="Calibri" w:cs="Calibri"/>
          <w:b/>
          <w:bCs/>
          <w:sz w:val="22"/>
          <w:szCs w:val="22"/>
        </w:rPr>
        <w:t>)</w:t>
      </w:r>
      <w:r w:rsidRPr="004C02B4">
        <w:rPr>
          <w:rFonts w:ascii="Calibri" w:hAnsi="Calibri" w:cs="Calibri"/>
          <w:sz w:val="22"/>
          <w:szCs w:val="22"/>
        </w:rPr>
        <w:t xml:space="preserve"> The full</w:t>
      </w:r>
      <w:r w:rsidRPr="004C02B4">
        <w:rPr>
          <w:rFonts w:ascii="Calibri" w:hAnsi="Calibri" w:cs="Calibri"/>
          <w:b/>
          <w:bCs/>
          <w:sz w:val="22"/>
          <w:szCs w:val="22"/>
        </w:rPr>
        <w:t xml:space="preserve"> </w:t>
      </w:r>
      <w:r w:rsidRPr="004C02B4">
        <w:rPr>
          <w:rFonts w:ascii="Calibri" w:hAnsi="Calibri" w:cs="Calibri"/>
          <w:sz w:val="22"/>
          <w:szCs w:val="22"/>
        </w:rPr>
        <w:t>TSE HSQC-COSY, with suppression of relay artefacts. Spectra were obtained on a 700 MHz Bruker AV III equipped with a TCI H/C/N cryoprobe; the sample used was 40 mM andrographolide in DMSO-</w:t>
      </w:r>
      <w:r w:rsidRPr="004C02B4">
        <w:rPr>
          <w:rFonts w:ascii="Calibri" w:hAnsi="Calibri" w:cs="Calibri"/>
          <w:i/>
          <w:iCs/>
          <w:sz w:val="22"/>
          <w:szCs w:val="22"/>
        </w:rPr>
        <w:t>d</w:t>
      </w:r>
      <w:r w:rsidRPr="004C02B4">
        <w:rPr>
          <w:rFonts w:ascii="Calibri" w:hAnsi="Calibri" w:cs="Calibri"/>
          <w:sz w:val="22"/>
          <w:szCs w:val="22"/>
          <w:vertAlign w:val="subscript"/>
        </w:rPr>
        <w:t>6</w:t>
      </w:r>
      <w:r w:rsidRPr="004C02B4">
        <w:rPr>
          <w:rFonts w:ascii="Calibri" w:hAnsi="Calibri" w:cs="Calibri"/>
          <w:sz w:val="22"/>
          <w:szCs w:val="22"/>
        </w:rPr>
        <w:t xml:space="preserve">. 256 </w:t>
      </w:r>
      <w:r w:rsidRPr="004C02B4">
        <w:rPr>
          <w:rFonts w:ascii="Calibri" w:hAnsi="Calibri" w:cs="Calibri"/>
          <w:i/>
          <w:iCs/>
          <w:sz w:val="22"/>
          <w:szCs w:val="22"/>
        </w:rPr>
        <w:t>t</w:t>
      </w:r>
      <w:r w:rsidRPr="004C02B4">
        <w:rPr>
          <w:rFonts w:ascii="Calibri" w:hAnsi="Calibri" w:cs="Calibri"/>
          <w:sz w:val="22"/>
          <w:szCs w:val="22"/>
          <w:vertAlign w:val="subscript"/>
        </w:rPr>
        <w:t>1</w:t>
      </w:r>
      <w:r w:rsidRPr="004C02B4">
        <w:rPr>
          <w:rFonts w:ascii="Calibri" w:hAnsi="Calibri" w:cs="Calibri"/>
          <w:sz w:val="22"/>
          <w:szCs w:val="22"/>
        </w:rPr>
        <w:t xml:space="preserve"> increments were used, with 2 transients per </w:t>
      </w:r>
      <w:r w:rsidRPr="004C02B4">
        <w:rPr>
          <w:rFonts w:ascii="Calibri" w:hAnsi="Calibri" w:cs="Calibri"/>
          <w:i/>
          <w:iCs/>
          <w:sz w:val="22"/>
          <w:szCs w:val="22"/>
        </w:rPr>
        <w:t>t</w:t>
      </w:r>
      <w:r w:rsidRPr="004C02B4">
        <w:rPr>
          <w:rFonts w:ascii="Calibri" w:hAnsi="Calibri" w:cs="Calibri"/>
          <w:sz w:val="22"/>
          <w:szCs w:val="22"/>
          <w:vertAlign w:val="subscript"/>
        </w:rPr>
        <w:t>1</w:t>
      </w:r>
      <w:r w:rsidRPr="004C02B4">
        <w:rPr>
          <w:rFonts w:ascii="Calibri" w:hAnsi="Calibri" w:cs="Calibri"/>
          <w:sz w:val="22"/>
          <w:szCs w:val="22"/>
        </w:rPr>
        <w:t xml:space="preserve"> increment. All spectra are plotted with the same contour levels. </w:t>
      </w:r>
    </w:p>
    <w:p w14:paraId="5DAE868A" w14:textId="398FD463" w:rsidR="008A5CF4" w:rsidRPr="004C02B4" w:rsidRDefault="008A5CF4" w:rsidP="008A5CF4">
      <w:pPr>
        <w:jc w:val="center"/>
        <w:rPr>
          <w:rFonts w:ascii="Calibri" w:hAnsi="Calibri" w:cs="Calibri"/>
        </w:rPr>
      </w:pPr>
    </w:p>
    <w:p w14:paraId="14F8C66F" w14:textId="6A1E82E8" w:rsidR="008A5CF4" w:rsidRPr="004C02B4" w:rsidRDefault="00A3167C" w:rsidP="008A5CF4">
      <w:pPr>
        <w:jc w:val="center"/>
        <w:rPr>
          <w:rFonts w:ascii="Calibri" w:hAnsi="Calibri" w:cs="Calibri"/>
        </w:rPr>
      </w:pPr>
      <w:r>
        <w:rPr>
          <w:rFonts w:ascii="Calibri" w:hAnsi="Calibri" w:cs="Calibri"/>
          <w:noProof/>
        </w:rPr>
        <w:lastRenderedPageBreak/>
        <w:drawing>
          <wp:inline distT="0" distB="0" distL="0" distR="0" wp14:anchorId="2F90ECE0" wp14:editId="5FE332C9">
            <wp:extent cx="4305300" cy="5168900"/>
            <wp:effectExtent l="0" t="0" r="0" b="0"/>
            <wp:docPr id="164660574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05749" name="Picture 4"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5300" cy="5168900"/>
                    </a:xfrm>
                    <a:prstGeom prst="rect">
                      <a:avLst/>
                    </a:prstGeom>
                  </pic:spPr>
                </pic:pic>
              </a:graphicData>
            </a:graphic>
          </wp:inline>
        </w:drawing>
      </w:r>
    </w:p>
    <w:p w14:paraId="0B248713" w14:textId="54C7DB6B" w:rsidR="008A5CF4" w:rsidRPr="004C02B4" w:rsidRDefault="008A5CF4" w:rsidP="008A5CF4">
      <w:pPr>
        <w:jc w:val="center"/>
        <w:rPr>
          <w:rFonts w:ascii="Calibri" w:hAnsi="Calibri" w:cs="Calibri"/>
          <w:sz w:val="22"/>
          <w:szCs w:val="22"/>
        </w:rPr>
      </w:pPr>
      <w:r w:rsidRPr="008A5CF4">
        <w:rPr>
          <w:rFonts w:ascii="Calibri" w:hAnsi="Calibri" w:cs="Calibri"/>
          <w:i/>
          <w:iCs/>
          <w:sz w:val="22"/>
          <w:szCs w:val="22"/>
        </w:rPr>
        <w:t xml:space="preserve">Figure 4: </w:t>
      </w:r>
      <w:r w:rsidRPr="008A5CF4">
        <w:rPr>
          <w:rFonts w:ascii="Calibri" w:hAnsi="Calibri" w:cs="Calibri"/>
          <w:sz w:val="22"/>
          <w:szCs w:val="22"/>
        </w:rPr>
        <w:t>Sensitivity comparisons for all three modules in the NOAH-3 S</w:t>
      </w:r>
      <w:r w:rsidRPr="008A5CF4">
        <w:rPr>
          <w:rFonts w:ascii="Calibri" w:hAnsi="Calibri" w:cs="Calibri"/>
          <w:sz w:val="22"/>
          <w:szCs w:val="22"/>
          <w:vertAlign w:val="superscript"/>
        </w:rPr>
        <w:t>C</w:t>
      </w:r>
      <w:r w:rsidRPr="008A5CF4">
        <w:rPr>
          <w:rFonts w:ascii="Calibri" w:hAnsi="Calibri" w:cs="Calibri"/>
          <w:sz w:val="22"/>
          <w:szCs w:val="22"/>
        </w:rPr>
        <w:t>SC</w:t>
      </w:r>
      <w:r w:rsidRPr="008A5CF4">
        <w:rPr>
          <w:rFonts w:ascii="Calibri" w:hAnsi="Calibri" w:cs="Calibri"/>
          <w:sz w:val="22"/>
          <w:szCs w:val="22"/>
          <w:vertAlign w:val="superscript"/>
        </w:rPr>
        <w:t>c</w:t>
      </w:r>
      <w:r w:rsidRPr="008A5CF4">
        <w:rPr>
          <w:rFonts w:ascii="Calibri" w:hAnsi="Calibri" w:cs="Calibri"/>
          <w:sz w:val="22"/>
          <w:szCs w:val="22"/>
        </w:rPr>
        <w:t xml:space="preserve"> (HSQC-COSY + HSQC + CLIP-COSY) supersequence (illustrated at the top of the figure), using a variety of implementations for the HSQC-COSY module. Each dot represents the intensity of one peak in the corresponding spectrum, measured relative to a defined reference. Horizontal bars, and the numbers in parentheses, indicate averages over all peaks. For the HSQC-COSY module, the reference intensities come from the HSQC-CLIP-COSY implementation (the leftmost column in (a)); the HSQC and CLIP-COSY modules are measured relative to the corresponding modules in a separate NOAH-2 SC</w:t>
      </w:r>
      <w:r w:rsidRPr="008A5CF4">
        <w:rPr>
          <w:rFonts w:ascii="Calibri" w:hAnsi="Calibri" w:cs="Calibri"/>
          <w:sz w:val="22"/>
          <w:szCs w:val="22"/>
          <w:vertAlign w:val="superscript"/>
        </w:rPr>
        <w:t>c</w:t>
      </w:r>
      <w:r w:rsidRPr="008A5CF4">
        <w:rPr>
          <w:rFonts w:ascii="Calibri" w:hAnsi="Calibri" w:cs="Calibri"/>
          <w:sz w:val="22"/>
          <w:szCs w:val="22"/>
        </w:rPr>
        <w:t xml:space="preserve"> experiment. </w:t>
      </w:r>
      <w:r w:rsidRPr="008A5CF4">
        <w:rPr>
          <w:rFonts w:ascii="Calibri" w:hAnsi="Calibri" w:cs="Calibri"/>
          <w:b/>
          <w:bCs/>
          <w:sz w:val="22"/>
          <w:szCs w:val="22"/>
        </w:rPr>
        <w:t xml:space="preserve">(a) </w:t>
      </w:r>
      <w:r w:rsidRPr="008A5CF4">
        <w:rPr>
          <w:rFonts w:ascii="Calibri" w:hAnsi="Calibri" w:cs="Calibri"/>
          <w:sz w:val="22"/>
          <w:szCs w:val="22"/>
        </w:rPr>
        <w:t xml:space="preserve">HSQC-CLIP-COSY. </w:t>
      </w:r>
      <w:r w:rsidRPr="008A5CF4">
        <w:rPr>
          <w:rFonts w:ascii="Calibri" w:hAnsi="Calibri" w:cs="Calibri"/>
          <w:b/>
          <w:bCs/>
          <w:sz w:val="22"/>
          <w:szCs w:val="22"/>
        </w:rPr>
        <w:t xml:space="preserve">(b) </w:t>
      </w:r>
      <w:r w:rsidRPr="008A5CF4">
        <w:rPr>
          <w:rFonts w:ascii="Calibri" w:hAnsi="Calibri" w:cs="Calibri"/>
          <w:sz w:val="22"/>
          <w:szCs w:val="22"/>
        </w:rPr>
        <w:t xml:space="preserve">DSE HSQC-COSY. </w:t>
      </w:r>
      <w:r w:rsidRPr="008A5CF4">
        <w:rPr>
          <w:rFonts w:ascii="Calibri" w:hAnsi="Calibri" w:cs="Calibri"/>
          <w:b/>
          <w:bCs/>
          <w:sz w:val="22"/>
          <w:szCs w:val="22"/>
        </w:rPr>
        <w:t xml:space="preserve">(c) </w:t>
      </w:r>
      <w:r w:rsidRPr="008A5CF4">
        <w:rPr>
          <w:rFonts w:ascii="Calibri" w:hAnsi="Calibri" w:cs="Calibri"/>
          <w:sz w:val="22"/>
          <w:szCs w:val="22"/>
        </w:rPr>
        <w:t>TSE HSQC-COSY, acquired with</w:t>
      </w:r>
      <w:r w:rsidRPr="004C02B4">
        <w:rPr>
          <w:rFonts w:ascii="Calibri" w:hAnsi="Calibri" w:cs="Calibri"/>
          <w:sz w:val="22"/>
          <w:szCs w:val="22"/>
        </w:rPr>
        <w:t xml:space="preserve"> </w:t>
      </w:r>
      <w:r w:rsidRPr="004C02B4">
        <w:rPr>
          <w:rFonts w:ascii="Calibri" w:hAnsi="Calibri" w:cs="Calibri"/>
          <w:i/>
          <w:iCs/>
          <w:sz w:val="22"/>
          <w:szCs w:val="22"/>
        </w:rPr>
        <w:t>f</w:t>
      </w:r>
      <w:r w:rsidRPr="004C02B4">
        <w:rPr>
          <w:rFonts w:ascii="Calibri" w:hAnsi="Calibri" w:cs="Calibri"/>
          <w:sz w:val="22"/>
          <w:szCs w:val="22"/>
        </w:rPr>
        <w:t> = 1</w:t>
      </w:r>
      <w:r w:rsidRPr="008A5CF4">
        <w:rPr>
          <w:rFonts w:ascii="Calibri" w:hAnsi="Calibri" w:cs="Calibri"/>
          <w:sz w:val="22"/>
          <w:szCs w:val="22"/>
        </w:rPr>
        <w:t xml:space="preserve">. </w:t>
      </w:r>
      <w:r w:rsidRPr="008A5CF4">
        <w:rPr>
          <w:rFonts w:ascii="Calibri" w:hAnsi="Calibri" w:cs="Calibri"/>
          <w:b/>
          <w:bCs/>
          <w:sz w:val="22"/>
          <w:szCs w:val="22"/>
        </w:rPr>
        <w:t xml:space="preserve">(d) </w:t>
      </w:r>
      <w:r w:rsidRPr="008A5CF4">
        <w:rPr>
          <w:rFonts w:ascii="Calibri" w:hAnsi="Calibri" w:cs="Calibri"/>
          <w:sz w:val="22"/>
          <w:szCs w:val="22"/>
        </w:rPr>
        <w:t>TSE HSQC-COSY, acquired wit</w:t>
      </w:r>
      <w:r w:rsidRPr="004C02B4">
        <w:rPr>
          <w:rFonts w:ascii="Calibri" w:hAnsi="Calibri" w:cs="Calibri"/>
          <w:sz w:val="22"/>
          <w:szCs w:val="22"/>
        </w:rPr>
        <w:t xml:space="preserve">h </w:t>
      </w:r>
      <w:r w:rsidRPr="004C02B4">
        <w:rPr>
          <w:rFonts w:ascii="Calibri" w:hAnsi="Calibri" w:cs="Calibri"/>
          <w:i/>
          <w:iCs/>
          <w:sz w:val="22"/>
          <w:szCs w:val="22"/>
        </w:rPr>
        <w:t>f</w:t>
      </w:r>
      <w:r w:rsidRPr="004C02B4">
        <w:rPr>
          <w:rFonts w:ascii="Calibri" w:hAnsi="Calibri" w:cs="Calibri"/>
          <w:sz w:val="22"/>
          <w:szCs w:val="22"/>
        </w:rPr>
        <w:t> = 0.8</w:t>
      </w:r>
      <w:r w:rsidRPr="008A5CF4">
        <w:rPr>
          <w:rFonts w:ascii="Calibri" w:hAnsi="Calibri" w:cs="Calibri"/>
          <w:sz w:val="22"/>
          <w:szCs w:val="22"/>
        </w:rPr>
        <w:t>. Spectra were obtained on a 700 MHz Bruker AV III equipped with a TCI H/C/N cryoprobe; the sample used was 40</w:t>
      </w:r>
      <w:r w:rsidRPr="004C02B4">
        <w:rPr>
          <w:rFonts w:ascii="Calibri" w:hAnsi="Calibri" w:cs="Calibri"/>
          <w:sz w:val="22"/>
          <w:szCs w:val="22"/>
        </w:rPr>
        <w:t> </w:t>
      </w:r>
      <w:r w:rsidRPr="008A5CF4">
        <w:rPr>
          <w:rFonts w:ascii="Calibri" w:hAnsi="Calibri" w:cs="Calibri"/>
          <w:sz w:val="22"/>
          <w:szCs w:val="22"/>
        </w:rPr>
        <w:t>mM andrographolide in DMSO</w:t>
      </w:r>
      <w:r w:rsidRPr="004C02B4">
        <w:rPr>
          <w:rFonts w:ascii="Calibri" w:hAnsi="Calibri" w:cs="Calibri"/>
          <w:sz w:val="22"/>
          <w:szCs w:val="22"/>
        </w:rPr>
        <w:t>-</w:t>
      </w:r>
      <w:r w:rsidRPr="004C02B4">
        <w:rPr>
          <w:rFonts w:ascii="Calibri" w:hAnsi="Calibri" w:cs="Calibri"/>
          <w:i/>
          <w:iCs/>
          <w:sz w:val="22"/>
          <w:szCs w:val="22"/>
        </w:rPr>
        <w:t>d</w:t>
      </w:r>
      <w:r w:rsidRPr="004C02B4">
        <w:rPr>
          <w:rFonts w:ascii="Calibri" w:hAnsi="Calibri" w:cs="Calibri"/>
          <w:sz w:val="22"/>
          <w:szCs w:val="22"/>
          <w:vertAlign w:val="subscript"/>
        </w:rPr>
        <w:t>6</w:t>
      </w:r>
      <w:r w:rsidRPr="004C02B4">
        <w:rPr>
          <w:rFonts w:ascii="Calibri" w:hAnsi="Calibri" w:cs="Calibri"/>
          <w:sz w:val="22"/>
          <w:szCs w:val="22"/>
        </w:rPr>
        <w:t>.</w:t>
      </w:r>
    </w:p>
    <w:p w14:paraId="429B1F52" w14:textId="7D3D735A" w:rsidR="008A5CF4" w:rsidRPr="008A5CF4" w:rsidRDefault="00B44924" w:rsidP="008A5CF4">
      <w:pPr>
        <w:rPr>
          <w:rFonts w:ascii="Calibri" w:hAnsi="Calibri" w:cs="Calibri"/>
        </w:rPr>
      </w:pPr>
      <w:ins w:id="42" w:author="Jonathan Yong" w:date="2024-03-24T15:36:00Z">
        <w:r>
          <w:rPr>
            <w:rFonts w:ascii="Calibri" w:hAnsi="Calibri" w:cs="Calibri"/>
          </w:rPr>
          <w:t>The</w:t>
        </w:r>
        <w:r w:rsidR="00242A9B">
          <w:rPr>
            <w:rFonts w:ascii="Calibri" w:hAnsi="Calibri" w:cs="Calibri"/>
          </w:rPr>
          <w:t xml:space="preserve"> extra </w:t>
        </w:r>
      </w:ins>
      <w:ins w:id="43" w:author="Jonathan Yong" w:date="2024-03-24T15:37:00Z">
        <w:r w:rsidR="00242A9B">
          <w:rPr>
            <w:rFonts w:ascii="Calibri" w:hAnsi="Calibri" w:cs="Calibri"/>
          </w:rPr>
          <w:t>chemical information provided in the</w:t>
        </w:r>
      </w:ins>
      <w:ins w:id="44" w:author="Jonathan Yong" w:date="2024-03-24T15:36:00Z">
        <w:r>
          <w:rPr>
            <w:rFonts w:ascii="Calibri" w:hAnsi="Calibri" w:cs="Calibri"/>
          </w:rPr>
          <w:t xml:space="preserve"> resulting </w:t>
        </w:r>
      </w:ins>
      <w:ins w:id="45" w:author="Jonathan Yong" w:date="2024-03-24T15:35:00Z">
        <w:r>
          <w:rPr>
            <w:rFonts w:ascii="Calibri" w:hAnsi="Calibri" w:cs="Calibri"/>
          </w:rPr>
          <w:t>HSQC-</w:t>
        </w:r>
      </w:ins>
      <w:ins w:id="46" w:author="Jonathan Yong" w:date="2024-03-24T15:36:00Z">
        <w:r>
          <w:rPr>
            <w:rFonts w:ascii="Calibri" w:hAnsi="Calibri" w:cs="Calibri"/>
          </w:rPr>
          <w:t>CLIP-</w:t>
        </w:r>
      </w:ins>
      <w:ins w:id="47" w:author="Jonathan Yong" w:date="2024-03-24T15:35:00Z">
        <w:r>
          <w:rPr>
            <w:rFonts w:ascii="Calibri" w:hAnsi="Calibri" w:cs="Calibri"/>
          </w:rPr>
          <w:t>COSY</w:t>
        </w:r>
      </w:ins>
      <w:ins w:id="48" w:author="Jonathan Yong" w:date="2024-03-24T15:36:00Z">
        <w:r>
          <w:rPr>
            <w:rFonts w:ascii="Calibri" w:hAnsi="Calibri" w:cs="Calibri"/>
          </w:rPr>
          <w:t xml:space="preserve"> spectrum</w:t>
        </w:r>
      </w:ins>
      <w:ins w:id="49" w:author="Jonathan Yong" w:date="2024-03-24T15:37:00Z">
        <w:r w:rsidR="00242A9B">
          <w:rPr>
            <w:rFonts w:ascii="Calibri" w:hAnsi="Calibri" w:cs="Calibri"/>
          </w:rPr>
          <w:t xml:space="preserve"> (Figure 3b)</w:t>
        </w:r>
      </w:ins>
      <w:ins w:id="50" w:author="Jonathan Yong" w:date="2024-03-24T15:35:00Z">
        <w:r>
          <w:rPr>
            <w:rFonts w:ascii="Calibri" w:hAnsi="Calibri" w:cs="Calibri"/>
          </w:rPr>
          <w:t xml:space="preserve"> can be seen by </w:t>
        </w:r>
      </w:ins>
      <w:ins w:id="51" w:author="Jonathan Yong" w:date="2024-03-24T15:36:00Z">
        <w:r>
          <w:rPr>
            <w:rFonts w:ascii="Calibri" w:hAnsi="Calibri" w:cs="Calibri"/>
          </w:rPr>
          <w:t xml:space="preserve">comparing it </w:t>
        </w:r>
      </w:ins>
      <w:ins w:id="52" w:author="Jonathan Yong" w:date="2024-03-24T15:35:00Z">
        <w:r>
          <w:rPr>
            <w:rFonts w:ascii="Calibri" w:hAnsi="Calibri" w:cs="Calibri"/>
          </w:rPr>
          <w:t xml:space="preserve">to a standard HSQC experiment (Figure 3a), </w:t>
        </w:r>
      </w:ins>
      <w:ins w:id="53" w:author="Jonathan Yong" w:date="2024-03-24T15:36:00Z">
        <w:r>
          <w:rPr>
            <w:rFonts w:ascii="Calibri" w:hAnsi="Calibri" w:cs="Calibri"/>
          </w:rPr>
          <w:t xml:space="preserve">in which </w:t>
        </w:r>
      </w:ins>
      <w:ins w:id="54" w:author="Jonathan Yong" w:date="2024-03-24T15:35:00Z">
        <w:r>
          <w:rPr>
            <w:rFonts w:ascii="Calibri" w:hAnsi="Calibri" w:cs="Calibri"/>
          </w:rPr>
          <w:t>only ‘direct’ peaks</w:t>
        </w:r>
      </w:ins>
      <w:ins w:id="55" w:author="Jonathan Yong" w:date="2024-03-24T15:36:00Z">
        <w:r>
          <w:rPr>
            <w:rFonts w:ascii="Calibri" w:hAnsi="Calibri" w:cs="Calibri"/>
          </w:rPr>
          <w:t xml:space="preserve"> are observed.</w:t>
        </w:r>
      </w:ins>
      <w:ins w:id="56" w:author="Jonathan Yong" w:date="2024-03-24T15:35:00Z">
        <w:r>
          <w:rPr>
            <w:rFonts w:ascii="Calibri" w:hAnsi="Calibri" w:cs="Calibri"/>
          </w:rPr>
          <w:t xml:space="preserve"> </w:t>
        </w:r>
      </w:ins>
      <w:r w:rsidR="008A5CF4" w:rsidRPr="008A5CF4">
        <w:rPr>
          <w:rFonts w:ascii="Calibri" w:hAnsi="Calibri" w:cs="Calibri"/>
        </w:rPr>
        <w:t xml:space="preserve">The main </w:t>
      </w:r>
      <w:del w:id="57" w:author="Jonathan Yong" w:date="2024-03-24T15:39:00Z">
        <w:r w:rsidR="008A5CF4" w:rsidRPr="008A5CF4" w:rsidDel="00B13958">
          <w:rPr>
            <w:rFonts w:ascii="Calibri" w:hAnsi="Calibri" w:cs="Calibri"/>
          </w:rPr>
          <w:delText xml:space="preserve">benefit </w:delText>
        </w:r>
      </w:del>
      <w:ins w:id="58" w:author="Jonathan Yong" w:date="2024-03-24T15:39:00Z">
        <w:r w:rsidR="00B13958">
          <w:rPr>
            <w:rFonts w:ascii="Calibri" w:hAnsi="Calibri" w:cs="Calibri"/>
          </w:rPr>
          <w:t>advantage</w:t>
        </w:r>
        <w:r w:rsidR="00B13958" w:rsidRPr="008A5CF4">
          <w:rPr>
            <w:rFonts w:ascii="Calibri" w:hAnsi="Calibri" w:cs="Calibri"/>
          </w:rPr>
          <w:t xml:space="preserve"> </w:t>
        </w:r>
      </w:ins>
      <w:r w:rsidR="008A5CF4" w:rsidRPr="008A5CF4">
        <w:rPr>
          <w:rFonts w:ascii="Calibri" w:hAnsi="Calibri" w:cs="Calibri"/>
        </w:rPr>
        <w:t>of th</w:t>
      </w:r>
      <w:ins w:id="59" w:author="Jonathan Yong" w:date="2024-03-24T15:39:00Z">
        <w:r w:rsidR="00B13958">
          <w:rPr>
            <w:rFonts w:ascii="Calibri" w:hAnsi="Calibri" w:cs="Calibri"/>
          </w:rPr>
          <w:t>is specific</w:t>
        </w:r>
      </w:ins>
      <w:del w:id="60" w:author="Jonathan Yong" w:date="2024-03-24T15:39:00Z">
        <w:r w:rsidR="008A5CF4" w:rsidRPr="008A5CF4" w:rsidDel="00B13958">
          <w:rPr>
            <w:rFonts w:ascii="Calibri" w:hAnsi="Calibri" w:cs="Calibri"/>
          </w:rPr>
          <w:delText>e</w:delText>
        </w:r>
      </w:del>
      <w:r w:rsidR="008A5CF4" w:rsidRPr="008A5CF4">
        <w:rPr>
          <w:rFonts w:ascii="Calibri" w:hAnsi="Calibri" w:cs="Calibri"/>
        </w:rPr>
        <w:t xml:space="preserve"> HSQC</w:t>
      </w:r>
      <w:del w:id="61" w:author="Jonathan Yong" w:date="2024-03-24T15:39:00Z">
        <w:r w:rsidR="008A5CF4" w:rsidRPr="008A5CF4" w:rsidDel="00B13958">
          <w:rPr>
            <w:rFonts w:ascii="Calibri" w:hAnsi="Calibri" w:cs="Calibri"/>
          </w:rPr>
          <w:delText>-CLIP</w:delText>
        </w:r>
      </w:del>
      <w:r w:rsidR="008A5CF4" w:rsidRPr="008A5CF4">
        <w:rPr>
          <w:rFonts w:ascii="Calibri" w:hAnsi="Calibri" w:cs="Calibri"/>
        </w:rPr>
        <w:t xml:space="preserve">-COSY </w:t>
      </w:r>
      <w:del w:id="62" w:author="Jonathan Yong" w:date="2024-03-24T15:39:00Z">
        <w:r w:rsidR="008A5CF4" w:rsidRPr="008A5CF4" w:rsidDel="00B13958">
          <w:rPr>
            <w:rFonts w:ascii="Calibri" w:hAnsi="Calibri" w:cs="Calibri"/>
          </w:rPr>
          <w:delText xml:space="preserve">sequence </w:delText>
        </w:r>
      </w:del>
      <w:ins w:id="63" w:author="Jonathan Yong" w:date="2024-03-24T15:39:00Z">
        <w:r w:rsidR="00B13958">
          <w:rPr>
            <w:rFonts w:ascii="Calibri" w:hAnsi="Calibri" w:cs="Calibri"/>
          </w:rPr>
          <w:t xml:space="preserve">implementation </w:t>
        </w:r>
      </w:ins>
      <w:r w:rsidR="008A5CF4" w:rsidRPr="008A5CF4">
        <w:rPr>
          <w:rFonts w:ascii="Calibri" w:hAnsi="Calibri" w:cs="Calibri"/>
        </w:rPr>
        <w:t>is the pure absorption-mode lineshapes yielded by the CLIP transfer</w:t>
      </w:r>
      <w:del w:id="64" w:author="Jonathan Yong" w:date="2024-03-24T15:36:00Z">
        <w:r w:rsidR="008A5CF4" w:rsidRPr="008A5CF4" w:rsidDel="00B44924">
          <w:rPr>
            <w:rFonts w:ascii="Calibri" w:hAnsi="Calibri" w:cs="Calibri"/>
          </w:rPr>
          <w:delText xml:space="preserve"> (Figure 3</w:delText>
        </w:r>
      </w:del>
      <w:del w:id="65" w:author="Jonathan Yong" w:date="2024-03-24T15:33:00Z">
        <w:r w:rsidR="008A5CF4" w:rsidRPr="008A5CF4" w:rsidDel="00B44924">
          <w:rPr>
            <w:rFonts w:ascii="Calibri" w:hAnsi="Calibri" w:cs="Calibri"/>
          </w:rPr>
          <w:delText>a</w:delText>
        </w:r>
      </w:del>
      <w:del w:id="66" w:author="Jonathan Yong" w:date="2024-03-24T15:36:00Z">
        <w:r w:rsidR="008A5CF4" w:rsidRPr="008A5CF4" w:rsidDel="00B44924">
          <w:rPr>
            <w:rFonts w:ascii="Calibri" w:hAnsi="Calibri" w:cs="Calibri"/>
          </w:rPr>
          <w:delText>)</w:delText>
        </w:r>
      </w:del>
      <w:r w:rsidR="008A5CF4" w:rsidRPr="008A5CF4">
        <w:rPr>
          <w:rFonts w:ascii="Calibri" w:hAnsi="Calibri" w:cs="Calibri"/>
        </w:rPr>
        <w:t xml:space="preserve">. In this regard, </w:t>
      </w:r>
      <w:ins w:id="67" w:author="Jonathan Yong" w:date="2024-03-24T15:39:00Z">
        <w:r w:rsidR="00B13958">
          <w:rPr>
            <w:rFonts w:ascii="Calibri" w:hAnsi="Calibri" w:cs="Calibri"/>
          </w:rPr>
          <w:t>the HSQC-CLIP-COSY</w:t>
        </w:r>
      </w:ins>
      <w:del w:id="68" w:author="Jonathan Yong" w:date="2024-03-24T15:39:00Z">
        <w:r w:rsidR="008A5CF4" w:rsidRPr="008A5CF4" w:rsidDel="00B13958">
          <w:rPr>
            <w:rFonts w:ascii="Calibri" w:hAnsi="Calibri" w:cs="Calibri"/>
          </w:rPr>
          <w:delText>it</w:delText>
        </w:r>
      </w:del>
      <w:r w:rsidR="008A5CF4" w:rsidRPr="008A5CF4">
        <w:rPr>
          <w:rFonts w:ascii="Calibri" w:hAnsi="Calibri" w:cs="Calibri"/>
        </w:rPr>
        <w:t xml:space="preserve"> is the clear winner of all the sequences explored in this paper, as all the others generate a mixture of in-phase absorption and antiphase dispersion lineshapes. However, this comes at a price: there is no way for this sequence to preserve any </w:t>
      </w:r>
      <w:r w:rsidR="008A5CF4" w:rsidRPr="008A5CF4">
        <w:rPr>
          <w:rFonts w:ascii="Calibri" w:hAnsi="Calibri" w:cs="Calibri"/>
        </w:rPr>
        <w:lastRenderedPageBreak/>
        <w:t>magnetisation for later modules. As the product operator analysis shows, all unused magnetisation is dephased by the end of the sequence. The effect of this can be observed in the peak sensitivities measured for the NOAH-3 S</w:t>
      </w:r>
      <w:r w:rsidR="008A5CF4" w:rsidRPr="008A5CF4">
        <w:rPr>
          <w:rFonts w:ascii="Calibri" w:hAnsi="Calibri" w:cs="Calibri"/>
          <w:vertAlign w:val="superscript"/>
        </w:rPr>
        <w:t>C</w:t>
      </w:r>
      <w:r w:rsidR="008A5CF4" w:rsidRPr="008A5CF4">
        <w:rPr>
          <w:rFonts w:ascii="Calibri" w:hAnsi="Calibri" w:cs="Calibri"/>
        </w:rPr>
        <w:t>SC</w:t>
      </w:r>
      <w:r w:rsidR="008A5CF4" w:rsidRPr="008A5CF4">
        <w:rPr>
          <w:rFonts w:ascii="Calibri" w:hAnsi="Calibri" w:cs="Calibri"/>
          <w:vertAlign w:val="superscript"/>
        </w:rPr>
        <w:t>c</w:t>
      </w:r>
      <w:r w:rsidR="008A5CF4" w:rsidRPr="008A5CF4">
        <w:rPr>
          <w:rFonts w:ascii="Calibri" w:hAnsi="Calibri" w:cs="Calibri"/>
        </w:rPr>
        <w:t xml:space="preserve"> supersequence (Figure 4a). Since the HSQC-CLIP-COSY consumes all </w:t>
      </w:r>
      <w:r w:rsidR="008A5CF4" w:rsidRPr="008A5CF4">
        <w:rPr>
          <w:rFonts w:ascii="Calibri" w:hAnsi="Calibri" w:cs="Calibri"/>
          <w:vertAlign w:val="superscript"/>
        </w:rPr>
        <w:t>1</w:t>
      </w:r>
      <w:r w:rsidR="008A5CF4" w:rsidRPr="008A5CF4">
        <w:rPr>
          <w:rFonts w:ascii="Calibri" w:hAnsi="Calibri" w:cs="Calibri"/>
        </w:rPr>
        <w:t>H</w:t>
      </w:r>
      <w:r w:rsidR="008A5CF4" w:rsidRPr="008A5CF4">
        <w:rPr>
          <w:rFonts w:ascii="Calibri" w:hAnsi="Calibri" w:cs="Calibri"/>
          <w:vertAlign w:val="superscript"/>
        </w:rPr>
        <w:t>C</w:t>
      </w:r>
      <w:r w:rsidR="008A5CF4" w:rsidRPr="008A5CF4">
        <w:rPr>
          <w:rFonts w:ascii="Calibri" w:hAnsi="Calibri" w:cs="Calibri"/>
        </w:rPr>
        <w:t xml:space="preserve"> and </w:t>
      </w:r>
      <w:r w:rsidR="008A5CF4" w:rsidRPr="008A5CF4">
        <w:rPr>
          <w:rFonts w:ascii="Calibri" w:hAnsi="Calibri" w:cs="Calibri"/>
          <w:vertAlign w:val="superscript"/>
        </w:rPr>
        <w:t>1</w:t>
      </w:r>
      <w:r w:rsidR="008A5CF4" w:rsidRPr="008A5CF4">
        <w:rPr>
          <w:rFonts w:ascii="Calibri" w:hAnsi="Calibri" w:cs="Calibri"/>
        </w:rPr>
        <w:t>H</w:t>
      </w:r>
      <w:r w:rsidR="008A5CF4" w:rsidRPr="008A5CF4">
        <w:rPr>
          <w:rFonts w:ascii="Calibri" w:hAnsi="Calibri" w:cs="Calibri"/>
          <w:vertAlign w:val="superscript"/>
        </w:rPr>
        <w:t>!C</w:t>
      </w:r>
      <w:r w:rsidR="008A5CF4" w:rsidRPr="008A5CF4">
        <w:rPr>
          <w:rFonts w:ascii="Calibri" w:hAnsi="Calibri" w:cs="Calibri"/>
        </w:rPr>
        <w:t xml:space="preserve"> magnetisation, both the HSQC and CLIP-COSY which come after it only sample magnetisation that has recovered during the acquisition periods interspersed between modules. Thus, both of these modules have substantially reduced </w:t>
      </w:r>
      <w:r w:rsidR="008A5CF4" w:rsidRPr="004C02B4">
        <w:rPr>
          <w:rFonts w:ascii="Calibri" w:hAnsi="Calibri" w:cs="Calibri"/>
        </w:rPr>
        <w:t>sensitivity when compared against a NOAH-2 SC</w:t>
      </w:r>
      <w:r w:rsidR="008A5CF4" w:rsidRPr="00A06350">
        <w:rPr>
          <w:rFonts w:ascii="Calibri" w:hAnsi="Calibri" w:cs="Calibri"/>
          <w:vertAlign w:val="superscript"/>
        </w:rPr>
        <w:t>c</w:t>
      </w:r>
      <w:r w:rsidR="008A5CF4" w:rsidRPr="004C02B4">
        <w:rPr>
          <w:rFonts w:ascii="Calibri" w:hAnsi="Calibri" w:cs="Calibri"/>
        </w:rPr>
        <w:t xml:space="preserve"> supersequence (i.e., the same supersequence </w:t>
      </w:r>
      <w:r w:rsidR="008A5CF4" w:rsidRPr="008A5CF4">
        <w:rPr>
          <w:rFonts w:ascii="Calibri" w:hAnsi="Calibri" w:cs="Calibri"/>
        </w:rPr>
        <w:t>but with the HSQC-COSY removed).</w:t>
      </w:r>
    </w:p>
    <w:p w14:paraId="46FEAF45" w14:textId="504E1D3A" w:rsidR="008A5CF4" w:rsidRPr="004C02B4" w:rsidRDefault="008A5CF4" w:rsidP="008A5CF4">
      <w:pPr>
        <w:rPr>
          <w:rFonts w:ascii="Calibri" w:hAnsi="Calibri" w:cs="Calibri"/>
        </w:rPr>
      </w:pPr>
      <w:r w:rsidRPr="008A5CF4">
        <w:rPr>
          <w:rFonts w:ascii="Calibri" w:hAnsi="Calibri" w:cs="Calibri"/>
        </w:rPr>
        <w:t>It is reasonable to question whether minor adjustments can be made to the pulse sequence to render it NOAH-compatible, as has previously been done for modules such as HMBC</w:t>
      </w:r>
      <w:r w:rsidRPr="004C02B4">
        <w:rPr>
          <w:rFonts w:ascii="Calibri" w:hAnsi="Calibri" w:cs="Calibri"/>
          <w:vertAlign w:val="superscript"/>
        </w:rPr>
        <w:t>[</w:t>
      </w:r>
      <w:r w:rsidRPr="008A5CF4">
        <w:rPr>
          <w:rFonts w:ascii="Calibri" w:hAnsi="Calibri" w:cs="Calibri"/>
          <w:vertAlign w:val="superscript"/>
        </w:rPr>
        <w:t>21,32</w:t>
      </w:r>
      <w:r w:rsidRPr="004C02B4">
        <w:rPr>
          <w:rFonts w:ascii="Calibri" w:hAnsi="Calibri" w:cs="Calibri"/>
          <w:vertAlign w:val="superscript"/>
        </w:rPr>
        <w:t>]</w:t>
      </w:r>
      <w:r w:rsidRPr="008A5CF4">
        <w:rPr>
          <w:rFonts w:ascii="Calibri" w:hAnsi="Calibri" w:cs="Calibri"/>
        </w:rPr>
        <w:t xml:space="preserve"> and </w:t>
      </w:r>
      <w:r w:rsidRPr="004C02B4">
        <w:rPr>
          <w:rFonts w:ascii="Calibri" w:hAnsi="Calibri" w:cs="Calibri"/>
        </w:rPr>
        <w:t>sensitivity-enhanced HSQC.</w:t>
      </w:r>
      <w:r w:rsidRPr="004C02B4">
        <w:rPr>
          <w:rFonts w:ascii="Calibri" w:hAnsi="Calibri" w:cs="Calibri"/>
          <w:vertAlign w:val="superscript"/>
        </w:rPr>
        <w:t>[16,33]</w:t>
      </w:r>
      <w:r w:rsidRPr="004C02B4">
        <w:rPr>
          <w:rFonts w:ascii="Calibri" w:hAnsi="Calibri" w:cs="Calibri"/>
        </w:rPr>
        <w:t xml:space="preserve"> However, unfortunately, the CLIP element is wholly incompatible with preservation of unused magnetisation. Specifically, the zero-quantum filter dephases any magnetisation that is not along ±</w:t>
      </w:r>
      <w:r w:rsidRPr="004C02B4">
        <w:rPr>
          <w:rFonts w:ascii="Calibri" w:hAnsi="Calibri" w:cs="Calibri"/>
          <w:i/>
          <w:iCs/>
        </w:rPr>
        <w:t>z</w:t>
      </w:r>
      <w:r w:rsidRPr="004C02B4">
        <w:rPr>
          <w:rFonts w:ascii="Calibri" w:hAnsi="Calibri" w:cs="Calibri"/>
        </w:rPr>
        <w:t xml:space="preserve"> at this time. However, if the ‘bulk’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were to be placed along ±</w:t>
      </w:r>
      <w:r w:rsidRPr="004C02B4">
        <w:rPr>
          <w:rFonts w:ascii="Calibri" w:hAnsi="Calibri" w:cs="Calibri"/>
          <w:i/>
          <w:iCs/>
        </w:rPr>
        <w:t>z</w:t>
      </w:r>
      <w:r w:rsidRPr="004C02B4">
        <w:rPr>
          <w:rFonts w:ascii="Calibri" w:hAnsi="Calibri" w:cs="Calibri"/>
        </w:rPr>
        <w:t xml:space="preserve">, there would be no way to later differentiate it from the ‘indirect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since neither of these evolve under </w:t>
      </w:r>
      <w:r w:rsidRPr="004C02B4">
        <w:rPr>
          <w:rFonts w:ascii="Calibri" w:hAnsi="Calibri" w:cs="Calibri"/>
          <w:vertAlign w:val="superscript"/>
        </w:rPr>
        <w:t>1</w:t>
      </w:r>
      <w:r w:rsidRPr="004C02B4">
        <w:rPr>
          <w:rFonts w:ascii="Calibri" w:hAnsi="Calibri" w:cs="Calibri"/>
          <w:i/>
          <w:iCs/>
        </w:rPr>
        <w:t>J</w:t>
      </w:r>
      <w:r w:rsidRPr="004C02B4">
        <w:rPr>
          <w:rFonts w:ascii="Calibri" w:hAnsi="Calibri" w:cs="Calibri"/>
          <w:vertAlign w:val="subscript"/>
        </w:rPr>
        <w:t>CH</w:t>
      </w:r>
      <w:r w:rsidRPr="004C02B4">
        <w:rPr>
          <w:rFonts w:ascii="Calibri" w:hAnsi="Calibri" w:cs="Calibri"/>
        </w:rPr>
        <w:t xml:space="preserve">. Similar considerations preclude the possibility of variable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excitation: if we had a portion of unused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that was intended to be stored for a subsequent module, this would have to be placed along the </w:t>
      </w:r>
      <w:r w:rsidRPr="004C02B4">
        <w:rPr>
          <w:rFonts w:ascii="Calibri" w:hAnsi="Calibri" w:cs="Calibri"/>
          <w:i/>
          <w:iCs/>
        </w:rPr>
        <w:t>z</w:t>
      </w:r>
      <w:r w:rsidRPr="004C02B4">
        <w:rPr>
          <w:rFonts w:ascii="Calibri" w:hAnsi="Calibri" w:cs="Calibri"/>
        </w:rPr>
        <w:t xml:space="preserve">-axis during the zero-quantum filter, but it cannot then be disentangled from the ‘direct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component which we do intend to detect. </w:t>
      </w:r>
    </w:p>
    <w:p w14:paraId="18D12397" w14:textId="31CFB2E1" w:rsidR="008A5CF4" w:rsidRPr="004C02B4" w:rsidRDefault="008A5CF4" w:rsidP="008A5CF4">
      <w:pPr>
        <w:pStyle w:val="Heading2"/>
        <w:rPr>
          <w:rFonts w:ascii="Calibri" w:hAnsi="Calibri" w:cs="Calibri"/>
        </w:rPr>
      </w:pPr>
      <w:r w:rsidRPr="004C02B4">
        <w:rPr>
          <w:rFonts w:ascii="Calibri" w:hAnsi="Calibri" w:cs="Calibri"/>
        </w:rPr>
        <w:t>Double spin echo HSQC-COSY</w:t>
      </w:r>
    </w:p>
    <w:p w14:paraId="2FDB6528" w14:textId="72FC2DF3" w:rsidR="008A5CF4" w:rsidRPr="004C02B4" w:rsidRDefault="008A5CF4" w:rsidP="008A5CF4">
      <w:pPr>
        <w:jc w:val="center"/>
        <w:rPr>
          <w:rFonts w:ascii="Calibri" w:hAnsi="Calibri" w:cs="Calibri"/>
        </w:rPr>
      </w:pPr>
      <w:r w:rsidRPr="004C02B4">
        <w:rPr>
          <w:rFonts w:ascii="Calibri" w:hAnsi="Calibri" w:cs="Calibri"/>
          <w:noProof/>
        </w:rPr>
        <w:drawing>
          <wp:inline distT="0" distB="0" distL="0" distR="0" wp14:anchorId="4F7BBF82" wp14:editId="7CF7EBCA">
            <wp:extent cx="4368800" cy="1828800"/>
            <wp:effectExtent l="0" t="0" r="0" b="0"/>
            <wp:docPr id="1359450319" name="Picture 7" descr="A black screen with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50319" name="Picture 7" descr="A black screen with colorful lett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8800" cy="1828800"/>
                    </a:xfrm>
                    <a:prstGeom prst="rect">
                      <a:avLst/>
                    </a:prstGeom>
                  </pic:spPr>
                </pic:pic>
              </a:graphicData>
            </a:graphic>
          </wp:inline>
        </w:drawing>
      </w:r>
    </w:p>
    <w:p w14:paraId="15584713" w14:textId="57C96899" w:rsidR="008A5CF4" w:rsidRPr="004C02B4" w:rsidRDefault="008A5CF4" w:rsidP="008A5CF4">
      <w:pPr>
        <w:jc w:val="center"/>
        <w:rPr>
          <w:rFonts w:ascii="Calibri" w:hAnsi="Calibri" w:cs="Calibri"/>
          <w:sz w:val="22"/>
          <w:szCs w:val="22"/>
        </w:rPr>
      </w:pPr>
      <w:r w:rsidRPr="004C02B4">
        <w:rPr>
          <w:rFonts w:ascii="Calibri" w:hAnsi="Calibri" w:cs="Calibri"/>
          <w:i/>
          <w:iCs/>
          <w:sz w:val="22"/>
          <w:szCs w:val="22"/>
        </w:rPr>
        <w:t>Figure 5:</w:t>
      </w:r>
      <w:r w:rsidRPr="004C02B4">
        <w:rPr>
          <w:rFonts w:ascii="Calibri" w:hAnsi="Calibri" w:cs="Calibri"/>
          <w:sz w:val="22"/>
          <w:szCs w:val="22"/>
        </w:rPr>
        <w:t xml:space="preserve"> ‘Double spin echo’ HSQC-COSY experiment; all symbols have the same meaning as in Figure 2.</w:t>
      </w:r>
    </w:p>
    <w:p w14:paraId="22ADAA0F" w14:textId="7EF135D8" w:rsidR="008A5CF4" w:rsidRPr="004C02B4" w:rsidRDefault="008A5CF4" w:rsidP="008A5CF4">
      <w:pPr>
        <w:rPr>
          <w:rFonts w:ascii="Calibri" w:hAnsi="Calibri" w:cs="Calibri"/>
        </w:rPr>
      </w:pPr>
      <w:r w:rsidRPr="004C02B4">
        <w:rPr>
          <w:rFonts w:ascii="Calibri" w:hAnsi="Calibri" w:cs="Calibri"/>
        </w:rPr>
        <w:t xml:space="preserve">The purpose of the CLIP element in the HSQC-CLIP-COSY is to effect coherence transfer from one proton to another proton coupled to it. However, given that this CLIP element makes it impossible to preserve unused magnetisation, it is worth considering what happens when this is replaced with the simplest pulse sequence element for coherence transfer—namely, a spin echo followed by a 90° pulse. This simplification results in the ‘double spin echo’ (DSE) HSQC-COSY, so-named because it has two spin echoes after the </w:t>
      </w:r>
      <w:r w:rsidRPr="004C02B4">
        <w:rPr>
          <w:rFonts w:ascii="Calibri" w:hAnsi="Calibri" w:cs="Calibri"/>
          <w:i/>
          <w:iCs/>
        </w:rPr>
        <w:t>t</w:t>
      </w:r>
      <w:r w:rsidRPr="004C02B4">
        <w:rPr>
          <w:rFonts w:ascii="Calibri" w:hAnsi="Calibri" w:cs="Calibri"/>
          <w:vertAlign w:val="subscript"/>
        </w:rPr>
        <w:t>1</w:t>
      </w:r>
      <w:r w:rsidRPr="004C02B4">
        <w:rPr>
          <w:rFonts w:ascii="Calibri" w:hAnsi="Calibri" w:cs="Calibri"/>
        </w:rPr>
        <w:t xml:space="preserve"> period (Figure 5).</w:t>
      </w:r>
    </w:p>
    <w:p w14:paraId="5ABA713C" w14:textId="078B3694" w:rsidR="008A5CF4" w:rsidRPr="004C02B4" w:rsidRDefault="008A5CF4" w:rsidP="008A5CF4">
      <w:pPr>
        <w:rPr>
          <w:rFonts w:ascii="Calibri" w:hAnsi="Calibri" w:cs="Calibri"/>
        </w:rPr>
      </w:pPr>
      <w:r w:rsidRPr="004C02B4">
        <w:rPr>
          <w:rFonts w:ascii="Calibri" w:hAnsi="Calibri" w:cs="Calibri"/>
        </w:rPr>
        <w:lastRenderedPageBreak/>
        <w:t>The removal of the CLIP element leads to mixed lineshapes in this experiment, where the direct responses in blue are (mostly) in-phase absorption, and the indirect responses in red (mostly) antiphase dispersion. This is clearly visible in the spectrum (Figure 3</w:t>
      </w:r>
      <w:ins w:id="69" w:author="Jonathan Yong" w:date="2024-03-24T15:33:00Z">
        <w:r w:rsidR="00B44924">
          <w:rPr>
            <w:rFonts w:ascii="Calibri" w:hAnsi="Calibri" w:cs="Calibri"/>
          </w:rPr>
          <w:t>c</w:t>
        </w:r>
      </w:ins>
      <w:del w:id="70" w:author="Jonathan Yong" w:date="2024-03-24T15:33:00Z">
        <w:r w:rsidRPr="004C02B4" w:rsidDel="00B44924">
          <w:rPr>
            <w:rFonts w:ascii="Calibri" w:hAnsi="Calibri" w:cs="Calibri"/>
          </w:rPr>
          <w:delText>b</w:delText>
        </w:r>
      </w:del>
      <w:r w:rsidRPr="004C02B4">
        <w:rPr>
          <w:rFonts w:ascii="Calibri" w:hAnsi="Calibri" w:cs="Calibri"/>
        </w:rPr>
        <w:t>): the antiphase dispersion components are visible as ‘wings’ of opposite sign which flank each peak. On the other hand, because the antiphase magnetisation generated during the spin echo is not purged, the DSE HSQC-COSY sequence provides the greatest sensitivity of all the HSQC-COSY implementations here: for the sample used here, it yielded (on average) a 60% increase in sensitivity compared to the HSQC-CLIP-COSY. Unfortunately, as before, the DSE experiment does not preserve bulk</w:t>
      </w:r>
      <w:r w:rsidRPr="004C02B4">
        <w:rPr>
          <w:rFonts w:ascii="Calibri" w:eastAsia="Times New Roman" w:hAnsi="Calibri" w:cs="Calibri"/>
          <w:kern w:val="0"/>
          <w14:ligatures w14:val="none"/>
        </w:rPr>
        <w:t xml:space="preserve"> </w:t>
      </w:r>
      <w:r w:rsidRPr="004C02B4">
        <w:rPr>
          <w:rFonts w:ascii="Calibri" w:hAnsi="Calibri" w:cs="Calibri"/>
        </w:rPr>
        <w:t xml:space="preserve">magnetisation; it is also incompatible with partial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excitation. Thus, the sensitivities of the subsequent modules in the NOAH-3 S</w:t>
      </w:r>
      <w:r w:rsidRPr="004C02B4">
        <w:rPr>
          <w:rFonts w:ascii="Calibri" w:hAnsi="Calibri" w:cs="Calibri"/>
          <w:vertAlign w:val="superscript"/>
        </w:rPr>
        <w:t>C</w:t>
      </w:r>
      <w:r w:rsidRPr="004C02B4">
        <w:rPr>
          <w:rFonts w:ascii="Calibri" w:hAnsi="Calibri" w:cs="Calibri"/>
        </w:rPr>
        <w:t>SC</w:t>
      </w:r>
      <w:r w:rsidRPr="004C02B4">
        <w:rPr>
          <w:rFonts w:ascii="Calibri" w:hAnsi="Calibri" w:cs="Calibri"/>
          <w:vertAlign w:val="superscript"/>
        </w:rPr>
        <w:t>c</w:t>
      </w:r>
      <w:r w:rsidRPr="004C02B4">
        <w:rPr>
          <w:rFonts w:ascii="Calibri" w:hAnsi="Calibri" w:cs="Calibri"/>
        </w:rPr>
        <w:t xml:space="preserve"> supersequence remain very low (Figure 4b), and (accounting for noise) are identical to those seen previously with the HSQC-CLIP-COSY. </w:t>
      </w:r>
    </w:p>
    <w:p w14:paraId="7EC765EF" w14:textId="4A3E617F" w:rsidR="008A5CF4" w:rsidRPr="004C02B4" w:rsidRDefault="008A5CF4" w:rsidP="008A5CF4">
      <w:pPr>
        <w:pStyle w:val="Heading2"/>
        <w:rPr>
          <w:rFonts w:ascii="Calibri" w:hAnsi="Calibri" w:cs="Calibri"/>
        </w:rPr>
      </w:pPr>
      <w:r w:rsidRPr="004C02B4">
        <w:rPr>
          <w:rFonts w:ascii="Calibri" w:hAnsi="Calibri" w:cs="Calibri"/>
        </w:rPr>
        <w:t>Triple spin echo HSQC-COSY</w:t>
      </w:r>
    </w:p>
    <w:p w14:paraId="6911CB00" w14:textId="6806FAC8" w:rsidR="008A5CF4" w:rsidRPr="004C02B4" w:rsidRDefault="008A5CF4" w:rsidP="008A5CF4">
      <w:pPr>
        <w:jc w:val="center"/>
        <w:rPr>
          <w:rFonts w:ascii="Calibri" w:hAnsi="Calibri" w:cs="Calibri"/>
        </w:rPr>
      </w:pPr>
      <w:r w:rsidRPr="004C02B4">
        <w:rPr>
          <w:rFonts w:ascii="Calibri" w:hAnsi="Calibri" w:cs="Calibri"/>
          <w:noProof/>
        </w:rPr>
        <w:drawing>
          <wp:inline distT="0" distB="0" distL="0" distR="0" wp14:anchorId="6ECFB5F3" wp14:editId="0535D34D">
            <wp:extent cx="5054600" cy="4368800"/>
            <wp:effectExtent l="0" t="0" r="0" b="0"/>
            <wp:docPr id="3159727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72740"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4600" cy="4368800"/>
                    </a:xfrm>
                    <a:prstGeom prst="rect">
                      <a:avLst/>
                    </a:prstGeom>
                  </pic:spPr>
                </pic:pic>
              </a:graphicData>
            </a:graphic>
          </wp:inline>
        </w:drawing>
      </w:r>
    </w:p>
    <w:p w14:paraId="4512BB93" w14:textId="19AA38C9" w:rsidR="008A5CF4" w:rsidRPr="008A5CF4" w:rsidRDefault="008A5CF4" w:rsidP="008A5CF4">
      <w:pPr>
        <w:jc w:val="center"/>
        <w:rPr>
          <w:rFonts w:ascii="Calibri" w:hAnsi="Calibri" w:cs="Calibri"/>
          <w:sz w:val="22"/>
          <w:szCs w:val="22"/>
        </w:rPr>
      </w:pPr>
      <w:r w:rsidRPr="008A5CF4">
        <w:rPr>
          <w:rFonts w:ascii="Calibri" w:hAnsi="Calibri" w:cs="Calibri"/>
          <w:i/>
          <w:iCs/>
          <w:sz w:val="22"/>
          <w:szCs w:val="22"/>
        </w:rPr>
        <w:t xml:space="preserve">Figure 6: </w:t>
      </w:r>
      <w:r w:rsidRPr="008A5CF4">
        <w:rPr>
          <w:rFonts w:ascii="Calibri" w:hAnsi="Calibri" w:cs="Calibri"/>
          <w:sz w:val="22"/>
          <w:szCs w:val="22"/>
        </w:rPr>
        <w:t xml:space="preserve">The ‘triple spin echo’ (TSE) HSQC-COSY experiment, which comprises two separate experiments shown respectively in (a) and (b). In the full working sequence, the FIDs from these two experiments are summed. </w:t>
      </w:r>
      <w:r w:rsidRPr="008A5CF4">
        <w:rPr>
          <w:rFonts w:ascii="Calibri" w:hAnsi="Calibri" w:cs="Calibri"/>
          <w:b/>
          <w:bCs/>
          <w:sz w:val="22"/>
          <w:szCs w:val="22"/>
        </w:rPr>
        <w:t xml:space="preserve">(a) </w:t>
      </w:r>
      <w:r w:rsidRPr="008A5CF4">
        <w:rPr>
          <w:rFonts w:ascii="Calibri" w:hAnsi="Calibri" w:cs="Calibri"/>
          <w:sz w:val="22"/>
          <w:szCs w:val="22"/>
        </w:rPr>
        <w:t>The first part of the experiment. Using only this half of the TSE HSQC-COSY experiment without co-adding the second half leads to spurious ‘relayed’ peaks arising via coherence transfer over two scalar couplings. The initial INEPT delay Δ</w:t>
      </w:r>
      <w:r w:rsidRPr="008A5CF4">
        <w:rPr>
          <w:rFonts w:ascii="Calibri" w:hAnsi="Calibri" w:cs="Calibri"/>
          <w:sz w:val="22"/>
          <w:szCs w:val="22"/>
          <w:vertAlign w:val="subscript"/>
        </w:rPr>
        <w:t>E</w:t>
      </w:r>
      <w:r w:rsidRPr="008A5CF4">
        <w:rPr>
          <w:rFonts w:ascii="Calibri" w:hAnsi="Calibri" w:cs="Calibri"/>
          <w:sz w:val="22"/>
          <w:szCs w:val="22"/>
        </w:rPr>
        <w:t xml:space="preserve"> can be adjusted so as to excite only a portion of the </w:t>
      </w:r>
      <w:r w:rsidRPr="00A06350">
        <w:rPr>
          <w:rFonts w:ascii="Calibri" w:hAnsi="Calibri" w:cs="Calibri"/>
          <w:sz w:val="22"/>
          <w:szCs w:val="22"/>
          <w:vertAlign w:val="superscript"/>
        </w:rPr>
        <w:t>1</w:t>
      </w:r>
      <w:r w:rsidRPr="008A5CF4">
        <w:rPr>
          <w:rFonts w:ascii="Calibri" w:hAnsi="Calibri" w:cs="Calibri"/>
          <w:sz w:val="22"/>
          <w:szCs w:val="22"/>
        </w:rPr>
        <w:t>H</w:t>
      </w:r>
      <w:r w:rsidRPr="00A06350">
        <w:rPr>
          <w:rFonts w:ascii="Calibri" w:hAnsi="Calibri" w:cs="Calibri"/>
          <w:sz w:val="22"/>
          <w:szCs w:val="22"/>
          <w:vertAlign w:val="superscript"/>
        </w:rPr>
        <w:t>C</w:t>
      </w:r>
      <w:r w:rsidRPr="008A5CF4">
        <w:rPr>
          <w:rFonts w:ascii="Calibri" w:hAnsi="Calibri" w:cs="Calibri"/>
          <w:sz w:val="22"/>
          <w:szCs w:val="22"/>
        </w:rPr>
        <w:t xml:space="preserve"> magnetisation pool: to excite a </w:t>
      </w:r>
      <w:r w:rsidRPr="004C02B4">
        <w:rPr>
          <w:rFonts w:ascii="Calibri" w:hAnsi="Calibri" w:cs="Calibri"/>
          <w:sz w:val="22"/>
          <w:szCs w:val="22"/>
        </w:rPr>
        <w:t xml:space="preserve">fraction </w:t>
      </w:r>
      <w:r w:rsidRPr="004C02B4">
        <w:rPr>
          <w:rFonts w:ascii="Calibri" w:hAnsi="Calibri" w:cs="Calibri"/>
          <w:i/>
          <w:iCs/>
          <w:sz w:val="22"/>
          <w:szCs w:val="22"/>
        </w:rPr>
        <w:t>f</w:t>
      </w:r>
      <w:r w:rsidR="001B1C0A" w:rsidRPr="004C02B4">
        <w:rPr>
          <w:rFonts w:ascii="Calibri" w:hAnsi="Calibri" w:cs="Calibri"/>
          <w:sz w:val="22"/>
          <w:szCs w:val="22"/>
        </w:rPr>
        <w:t> </w:t>
      </w:r>
      <w:r w:rsidR="001B1C0A" w:rsidRPr="004C02B4">
        <w:rPr>
          <w:rFonts w:ascii="Cambria Math" w:hAnsi="Cambria Math" w:cs="Cambria Math"/>
          <w:sz w:val="22"/>
          <w:szCs w:val="22"/>
          <w:lang w:eastAsia="ja-JP"/>
        </w:rPr>
        <w:t>∈</w:t>
      </w:r>
      <w:r w:rsidR="001B1C0A" w:rsidRPr="004C02B4">
        <w:rPr>
          <w:rFonts w:ascii="Calibri" w:hAnsi="Calibri" w:cs="Calibri"/>
          <w:sz w:val="22"/>
          <w:szCs w:val="22"/>
          <w:lang w:val="en-US" w:eastAsia="ja-JP"/>
        </w:rPr>
        <w:t> </w:t>
      </w:r>
      <w:r w:rsidRPr="008A5CF4">
        <w:rPr>
          <w:rFonts w:ascii="Calibri" w:hAnsi="Calibri" w:cs="Calibri"/>
          <w:sz w:val="22"/>
          <w:szCs w:val="22"/>
        </w:rPr>
        <w:t xml:space="preserve">[0,1] of this magnetisation, </w:t>
      </w:r>
      <w:r w:rsidRPr="008A5CF4">
        <w:rPr>
          <w:rFonts w:ascii="Calibri" w:hAnsi="Calibri" w:cs="Calibri"/>
          <w:sz w:val="22"/>
          <w:szCs w:val="22"/>
        </w:rPr>
        <w:lastRenderedPageBreak/>
        <w:t>Δ</w:t>
      </w:r>
      <w:r w:rsidRPr="008A5CF4">
        <w:rPr>
          <w:rFonts w:ascii="Calibri" w:hAnsi="Calibri" w:cs="Calibri"/>
          <w:sz w:val="22"/>
          <w:szCs w:val="22"/>
          <w:vertAlign w:val="subscript"/>
        </w:rPr>
        <w:t>E</w:t>
      </w:r>
      <w:r w:rsidRPr="008A5CF4">
        <w:rPr>
          <w:rFonts w:ascii="Calibri" w:hAnsi="Calibri" w:cs="Calibri"/>
          <w:sz w:val="22"/>
          <w:szCs w:val="22"/>
        </w:rPr>
        <w:t xml:space="preserve"> should be set to (2Δ</w:t>
      </w:r>
      <w:r w:rsidR="001B1C0A" w:rsidRPr="004C02B4">
        <w:rPr>
          <w:rFonts w:ascii="Calibri" w:hAnsi="Calibri" w:cs="Calibri"/>
          <w:sz w:val="22"/>
          <w:szCs w:val="22"/>
        </w:rPr>
        <w:t> </w:t>
      </w:r>
      <w:r w:rsidRPr="008A5CF4">
        <w:rPr>
          <w:rFonts w:ascii="Calibri" w:hAnsi="Calibri" w:cs="Calibri"/>
          <w:sz w:val="22"/>
          <w:szCs w:val="22"/>
        </w:rPr>
        <w:t>arcsi</w:t>
      </w:r>
      <w:r w:rsidR="001B1C0A" w:rsidRPr="004C02B4">
        <w:rPr>
          <w:rFonts w:ascii="Calibri" w:hAnsi="Calibri" w:cs="Calibri"/>
          <w:sz w:val="22"/>
          <w:szCs w:val="22"/>
        </w:rPr>
        <w:t>n </w:t>
      </w:r>
      <w:r w:rsidR="001B1C0A" w:rsidRPr="004C02B4">
        <w:rPr>
          <w:rFonts w:ascii="Calibri" w:hAnsi="Calibri" w:cs="Calibri"/>
          <w:i/>
          <w:iCs/>
          <w:sz w:val="22"/>
          <w:szCs w:val="22"/>
        </w:rPr>
        <w:t>f</w:t>
      </w:r>
      <w:r w:rsidRPr="008A5CF4">
        <w:rPr>
          <w:rFonts w:ascii="Calibri" w:hAnsi="Calibri" w:cs="Calibri"/>
          <w:sz w:val="22"/>
          <w:szCs w:val="22"/>
        </w:rPr>
        <w:t>)/</w:t>
      </w:r>
      <w:r w:rsidR="001B1C0A" w:rsidRPr="004C02B4">
        <w:rPr>
          <w:rFonts w:ascii="Calibri" w:hAnsi="Calibri" w:cs="Calibri"/>
          <w:sz w:val="22"/>
          <w:szCs w:val="22"/>
        </w:rPr>
        <w:t>π</w:t>
      </w:r>
      <w:r w:rsidRPr="008A5CF4">
        <w:rPr>
          <w:rFonts w:ascii="Calibri" w:hAnsi="Calibri" w:cs="Calibri"/>
          <w:sz w:val="22"/>
          <w:szCs w:val="22"/>
        </w:rPr>
        <w:t xml:space="preserve">. </w:t>
      </w:r>
      <w:r w:rsidRPr="008A5CF4">
        <w:rPr>
          <w:rFonts w:ascii="Calibri" w:hAnsi="Calibri" w:cs="Calibri"/>
          <w:b/>
          <w:bCs/>
          <w:sz w:val="22"/>
          <w:szCs w:val="22"/>
        </w:rPr>
        <w:t xml:space="preserve">(b) </w:t>
      </w:r>
      <w:r w:rsidRPr="008A5CF4">
        <w:rPr>
          <w:rFonts w:ascii="Calibri" w:hAnsi="Calibri" w:cs="Calibri"/>
          <w:sz w:val="22"/>
          <w:szCs w:val="22"/>
        </w:rPr>
        <w:t>The second part of the experiment; co-adding this dataset with the first part leads to suppression of the relayed peaks. Differences from (a) are highlighted in red: in particular, the value of Δ</w:t>
      </w:r>
      <w:r w:rsidR="001B1C0A" w:rsidRPr="004C02B4">
        <w:rPr>
          <w:rFonts w:ascii="Calibri" w:hAnsi="Calibri" w:cs="Calibri"/>
          <w:sz w:val="22"/>
          <w:szCs w:val="22"/>
          <w:vertAlign w:val="subscript"/>
        </w:rPr>
        <w:t>E</w:t>
      </w:r>
      <w:r w:rsidR="001B1C0A" w:rsidRPr="004C02B4">
        <w:rPr>
          <w:rFonts w:ascii="Calibri" w:hAnsi="Calibri" w:cs="Calibri"/>
          <w:sz w:val="22"/>
          <w:szCs w:val="22"/>
        </w:rPr>
        <w:t>’</w:t>
      </w:r>
      <w:r w:rsidRPr="008A5CF4">
        <w:rPr>
          <w:rFonts w:ascii="Calibri" w:hAnsi="Calibri" w:cs="Calibri"/>
          <w:sz w:val="22"/>
          <w:szCs w:val="22"/>
        </w:rPr>
        <w:t xml:space="preserve"> should be (2Δ(</w:t>
      </w:r>
      <w:r w:rsidR="001B1C0A" w:rsidRPr="004C02B4">
        <w:rPr>
          <w:rFonts w:ascii="Calibri" w:hAnsi="Calibri" w:cs="Calibri"/>
          <w:sz w:val="22"/>
          <w:szCs w:val="22"/>
        </w:rPr>
        <w:t>π – </w:t>
      </w:r>
      <w:r w:rsidRPr="008A5CF4">
        <w:rPr>
          <w:rFonts w:ascii="Calibri" w:hAnsi="Calibri" w:cs="Calibri"/>
          <w:sz w:val="22"/>
          <w:szCs w:val="22"/>
        </w:rPr>
        <w:t>arcsi</w:t>
      </w:r>
      <w:r w:rsidR="001B1C0A" w:rsidRPr="004C02B4">
        <w:rPr>
          <w:rFonts w:ascii="Calibri" w:hAnsi="Calibri" w:cs="Calibri"/>
          <w:sz w:val="22"/>
          <w:szCs w:val="22"/>
        </w:rPr>
        <w:t>n </w:t>
      </w:r>
      <w:r w:rsidR="001B1C0A" w:rsidRPr="004C02B4">
        <w:rPr>
          <w:rFonts w:ascii="Calibri" w:hAnsi="Calibri" w:cs="Calibri"/>
          <w:i/>
          <w:iCs/>
          <w:sz w:val="22"/>
          <w:szCs w:val="22"/>
        </w:rPr>
        <w:t>f</w:t>
      </w:r>
      <w:r w:rsidRPr="008A5CF4">
        <w:rPr>
          <w:rFonts w:ascii="Calibri" w:hAnsi="Calibri" w:cs="Calibri"/>
          <w:sz w:val="22"/>
          <w:szCs w:val="22"/>
        </w:rPr>
        <w:t>))/</w:t>
      </w:r>
      <w:r w:rsidR="001B1C0A" w:rsidRPr="004C02B4">
        <w:rPr>
          <w:rFonts w:ascii="Calibri" w:hAnsi="Calibri" w:cs="Calibri"/>
          <w:sz w:val="22"/>
          <w:szCs w:val="22"/>
        </w:rPr>
        <w:t>π</w:t>
      </w:r>
      <w:r w:rsidRPr="008A5CF4">
        <w:rPr>
          <w:rFonts w:ascii="Calibri" w:hAnsi="Calibri" w:cs="Calibri"/>
          <w:sz w:val="22"/>
          <w:szCs w:val="22"/>
        </w:rPr>
        <w:t xml:space="preserve">. All other symbols have the same meaning as in Figure 2. </w:t>
      </w:r>
    </w:p>
    <w:p w14:paraId="3D0991A4" w14:textId="1333CD97" w:rsidR="001B1C0A" w:rsidRPr="004C02B4" w:rsidRDefault="001B1C0A" w:rsidP="001B1C0A">
      <w:pPr>
        <w:rPr>
          <w:rFonts w:ascii="Calibri" w:hAnsi="Calibri" w:cs="Calibri"/>
        </w:rPr>
      </w:pPr>
      <w:r w:rsidRPr="001B1C0A">
        <w:rPr>
          <w:rFonts w:ascii="Calibri" w:hAnsi="Calibri" w:cs="Calibri"/>
        </w:rPr>
        <w:t xml:space="preserve">As shown above, neither of the two HSQC-COSY implementations above (CLIP or DSE) can successfully preserve unused magnetisation. The triple spin echo (TSE) HSQC-COSY was introduced to remedy this problem. We first consider only the first half of the TSE HSQC-COSY </w:t>
      </w:r>
      <w:r w:rsidRPr="004C02B4">
        <w:rPr>
          <w:rFonts w:ascii="Calibri" w:hAnsi="Calibri" w:cs="Calibri"/>
        </w:rPr>
        <w:t xml:space="preserve">(Figure 6a). This pulse sequence differs from the DSE HSQC-COSY by the splitting up of the first of the two spin echoes after </w:t>
      </w:r>
      <w:r w:rsidRPr="004C02B4">
        <w:rPr>
          <w:rFonts w:ascii="Calibri" w:hAnsi="Calibri" w:cs="Calibri"/>
          <w:i/>
          <w:iCs/>
        </w:rPr>
        <w:t>t</w:t>
      </w:r>
      <w:r w:rsidRPr="004C02B4">
        <w:rPr>
          <w:rFonts w:ascii="Calibri" w:hAnsi="Calibri" w:cs="Calibri"/>
          <w:vertAlign w:val="subscript"/>
        </w:rPr>
        <w:t>1</w:t>
      </w:r>
      <w:r w:rsidRPr="004C02B4">
        <w:rPr>
          <w:rFonts w:ascii="Calibri" w:hAnsi="Calibri" w:cs="Calibri"/>
        </w:rPr>
        <w:t xml:space="preserve"> into two separate spin echoes: one of duration 2Δ for </w:t>
      </w:r>
      <w:r w:rsidRPr="004C02B4">
        <w:rPr>
          <w:rFonts w:ascii="Calibri" w:hAnsi="Calibri" w:cs="Calibri"/>
          <w:vertAlign w:val="superscript"/>
        </w:rPr>
        <w:t>1</w:t>
      </w:r>
      <w:r w:rsidRPr="004C02B4">
        <w:rPr>
          <w:rFonts w:ascii="Calibri" w:hAnsi="Calibri" w:cs="Calibri"/>
          <w:i/>
          <w:iCs/>
        </w:rPr>
        <w:t>J</w:t>
      </w:r>
      <w:r w:rsidRPr="004C02B4">
        <w:rPr>
          <w:rFonts w:ascii="Calibri" w:hAnsi="Calibri" w:cs="Calibri"/>
          <w:vertAlign w:val="subscript"/>
        </w:rPr>
        <w:t>CH</w:t>
      </w:r>
      <w:r w:rsidRPr="004C02B4">
        <w:rPr>
          <w:rFonts w:ascii="Calibri" w:hAnsi="Calibri" w:cs="Calibri"/>
        </w:rPr>
        <w:t xml:space="preserve"> refocusing, and one of duration 2</w:t>
      </w:r>
      <w:r w:rsidRPr="004C02B4">
        <w:rPr>
          <w:rFonts w:ascii="Calibri" w:hAnsi="Calibri" w:cs="Calibri"/>
          <w:i/>
          <w:iCs/>
          <w:lang w:val="el-GR"/>
        </w:rPr>
        <w:t>τ</w:t>
      </w:r>
      <w:r w:rsidRPr="004C02B4">
        <w:rPr>
          <w:rFonts w:ascii="Calibri" w:hAnsi="Calibri" w:cs="Calibri"/>
          <w:lang w:val="en-US"/>
        </w:rPr>
        <w:t xml:space="preserve"> </w:t>
      </w:r>
      <w:r w:rsidRPr="004C02B4">
        <w:rPr>
          <w:rFonts w:ascii="Calibri" w:hAnsi="Calibri" w:cs="Calibri"/>
        </w:rPr>
        <w:t xml:space="preserve">for </w:t>
      </w:r>
      <w:r w:rsidRPr="004C02B4">
        <w:rPr>
          <w:rFonts w:ascii="Calibri" w:hAnsi="Calibri" w:cs="Calibri"/>
          <w:i/>
          <w:vertAlign w:val="superscript"/>
        </w:rPr>
        <w:t>n</w:t>
      </w:r>
      <w:r w:rsidRPr="004C02B4">
        <w:rPr>
          <w:rFonts w:ascii="Calibri" w:hAnsi="Calibri" w:cs="Calibri"/>
          <w:i/>
          <w:iCs/>
        </w:rPr>
        <w:t>J</w:t>
      </w:r>
      <w:r w:rsidRPr="004C02B4">
        <w:rPr>
          <w:rFonts w:ascii="Calibri" w:hAnsi="Calibri" w:cs="Calibri"/>
          <w:vertAlign w:val="subscript"/>
        </w:rPr>
        <w:t>HH</w:t>
      </w:r>
      <w:r w:rsidRPr="004C02B4">
        <w:rPr>
          <w:rFonts w:ascii="Calibri" w:hAnsi="Calibri" w:cs="Calibri"/>
        </w:rPr>
        <w:t xml:space="preserve"> evolution. This not only leads to preservation of the bulk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but also enables partial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excitation by shortening the delay Δ in the initial INEPT step to Δ</w:t>
      </w:r>
      <w:r w:rsidRPr="004C02B4">
        <w:rPr>
          <w:rFonts w:ascii="Calibri" w:hAnsi="Calibri" w:cs="Calibri"/>
          <w:vertAlign w:val="subscript"/>
        </w:rPr>
        <w:t>E</w:t>
      </w:r>
      <w:r w:rsidRPr="004C02B4">
        <w:rPr>
          <w:rFonts w:ascii="Calibri" w:hAnsi="Calibri" w:cs="Calibri"/>
        </w:rPr>
        <w:t>. The product operators immediately after the second Δ</w:t>
      </w:r>
      <w:r w:rsidRPr="004C02B4">
        <w:rPr>
          <w:rFonts w:ascii="Calibri" w:hAnsi="Calibri" w:cs="Calibri"/>
          <w:vertAlign w:val="subscript"/>
        </w:rPr>
        <w:t>E</w:t>
      </w:r>
      <w:r w:rsidRPr="004C02B4">
        <w:rPr>
          <w:rFonts w:ascii="Calibri" w:hAnsi="Calibri" w:cs="Calibri"/>
        </w:rPr>
        <w:t xml:space="preserve"> delay are cos(2π</w:t>
      </w:r>
      <w:r w:rsidRPr="004C02B4">
        <w:rPr>
          <w:rFonts w:ascii="Calibri" w:hAnsi="Calibri" w:cs="Calibri"/>
          <w:i/>
          <w:iCs/>
        </w:rPr>
        <w:t>J</w:t>
      </w:r>
      <w:r w:rsidRPr="004C02B4">
        <w:rPr>
          <w:rFonts w:ascii="Calibri" w:hAnsi="Calibri" w:cs="Calibri"/>
          <w:i/>
          <w:iCs/>
          <w:vertAlign w:val="subscript"/>
        </w:rPr>
        <w:t>IS</w:t>
      </w:r>
      <w:r w:rsidRPr="004C02B4">
        <w:rPr>
          <w:rFonts w:ascii="Calibri" w:hAnsi="Calibri" w:cs="Calibri"/>
        </w:rPr>
        <w:t>Δ</w:t>
      </w:r>
      <w:r w:rsidRPr="004C02B4">
        <w:rPr>
          <w:rFonts w:ascii="Calibri" w:hAnsi="Calibri" w:cs="Calibri"/>
          <w:vertAlign w:val="subscript"/>
        </w:rPr>
        <w:t>E</w:t>
      </w:r>
      <w:r w:rsidRPr="004C02B4">
        <w:rPr>
          <w:rFonts w:ascii="Calibri" w:hAnsi="Calibri" w:cs="Calibri"/>
        </w:rPr>
        <w:t>)</w:t>
      </w:r>
      <w:r w:rsidRPr="004C02B4">
        <w:rPr>
          <w:rFonts w:ascii="Calibri" w:hAnsi="Calibri" w:cs="Calibri"/>
          <w:i/>
          <w:iCs/>
        </w:rPr>
        <w:t>I</w:t>
      </w:r>
      <w:r w:rsidRPr="004C02B4">
        <w:rPr>
          <w:rFonts w:ascii="Calibri" w:hAnsi="Calibri" w:cs="Calibri"/>
          <w:i/>
          <w:iCs/>
          <w:vertAlign w:val="subscript"/>
        </w:rPr>
        <w:t>y</w:t>
      </w:r>
      <w:r w:rsidRPr="004C02B4">
        <w:rPr>
          <w:rFonts w:ascii="Calibri" w:hAnsi="Calibri" w:cs="Calibri"/>
        </w:rPr>
        <w:t> − sin(2π</w:t>
      </w:r>
      <w:r w:rsidRPr="004C02B4">
        <w:rPr>
          <w:rFonts w:ascii="Calibri" w:hAnsi="Calibri" w:cs="Calibri"/>
          <w:i/>
          <w:iCs/>
        </w:rPr>
        <w:t>J</w:t>
      </w:r>
      <w:r w:rsidRPr="004C02B4">
        <w:rPr>
          <w:rFonts w:ascii="Calibri" w:hAnsi="Calibri" w:cs="Calibri"/>
          <w:i/>
          <w:iCs/>
          <w:vertAlign w:val="subscript"/>
        </w:rPr>
        <w:t>IS</w:t>
      </w:r>
      <w:r w:rsidRPr="004C02B4">
        <w:rPr>
          <w:rFonts w:ascii="Calibri" w:hAnsi="Calibri" w:cs="Calibri"/>
        </w:rPr>
        <w:t>Δ</w:t>
      </w:r>
      <w:r w:rsidRPr="004C02B4">
        <w:rPr>
          <w:rFonts w:ascii="Calibri" w:hAnsi="Calibri" w:cs="Calibri"/>
          <w:vertAlign w:val="subscript"/>
        </w:rPr>
        <w:t>E</w:t>
      </w:r>
      <w:r w:rsidRPr="004C02B4">
        <w:rPr>
          <w:rFonts w:ascii="Calibri" w:hAnsi="Calibri" w:cs="Calibri"/>
        </w:rPr>
        <w:t>)2</w:t>
      </w:r>
      <w:r w:rsidRPr="004C02B4">
        <w:rPr>
          <w:rFonts w:ascii="Calibri" w:hAnsi="Calibri" w:cs="Calibri"/>
          <w:i/>
          <w:iCs/>
        </w:rPr>
        <w:t>I</w:t>
      </w:r>
      <w:r w:rsidRPr="004C02B4">
        <w:rPr>
          <w:rFonts w:ascii="Calibri" w:hAnsi="Calibri" w:cs="Calibri"/>
          <w:i/>
          <w:iCs/>
          <w:vertAlign w:val="subscript"/>
        </w:rPr>
        <w:t>x</w:t>
      </w:r>
      <w:r w:rsidRPr="004C02B4">
        <w:rPr>
          <w:rFonts w:ascii="Calibri" w:hAnsi="Calibri" w:cs="Calibri"/>
          <w:i/>
          <w:iCs/>
        </w:rPr>
        <w:t>S</w:t>
      </w:r>
      <w:r w:rsidRPr="004C02B4">
        <w:rPr>
          <w:rFonts w:ascii="Calibri" w:hAnsi="Calibri" w:cs="Calibri"/>
          <w:i/>
          <w:iCs/>
          <w:vertAlign w:val="subscript"/>
        </w:rPr>
        <w:t>z</w:t>
      </w:r>
      <w:r w:rsidRPr="004C02B4">
        <w:rPr>
          <w:rFonts w:ascii="Calibri" w:hAnsi="Calibri" w:cs="Calibri"/>
        </w:rPr>
        <w:t xml:space="preserve">; thus, if we want to excite a proportion </w:t>
      </w:r>
      <w:r w:rsidRPr="004C02B4">
        <w:rPr>
          <w:rFonts w:ascii="Calibri" w:hAnsi="Calibri" w:cs="Calibri"/>
          <w:i/>
          <w:iCs/>
        </w:rPr>
        <w:t>f</w:t>
      </w:r>
      <w:r w:rsidRPr="004C02B4">
        <w:rPr>
          <w:rFonts w:ascii="Calibri" w:hAnsi="Calibri" w:cs="Calibri"/>
        </w:rPr>
        <w:t xml:space="preserve"> of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(0 ≤ </w:t>
      </w:r>
      <w:r w:rsidRPr="004C02B4">
        <w:rPr>
          <w:rFonts w:ascii="Calibri" w:hAnsi="Calibri" w:cs="Calibri"/>
          <w:i/>
          <w:iCs/>
        </w:rPr>
        <w:t>f</w:t>
      </w:r>
      <w:r w:rsidRPr="004C02B4">
        <w:rPr>
          <w:rFonts w:ascii="Calibri" w:hAnsi="Calibri" w:cs="Calibri"/>
        </w:rPr>
        <w:t xml:space="preserve"> ≤ 1), we should set </w:t>
      </w:r>
    </w:p>
    <w:p w14:paraId="069B1212" w14:textId="2EE43811" w:rsidR="001B1C0A" w:rsidRPr="004C02B4" w:rsidRDefault="001B1C0A" w:rsidP="001B1C0A">
      <w:pPr>
        <w:jc w:val="center"/>
        <w:rPr>
          <w:rFonts w:ascii="Calibri" w:hAnsi="Calibri" w:cs="Calibri"/>
        </w:rPr>
      </w:pPr>
      <w:r w:rsidRPr="004C02B4">
        <w:rPr>
          <w:rFonts w:ascii="Calibri" w:hAnsi="Calibri" w:cs="Calibri"/>
          <w:i/>
          <w:iCs/>
        </w:rPr>
        <w:t>f</w:t>
      </w:r>
      <w:r w:rsidRPr="004C02B4">
        <w:rPr>
          <w:rFonts w:ascii="Calibri" w:hAnsi="Calibri" w:cs="Calibri"/>
        </w:rPr>
        <w:t> = </w:t>
      </w:r>
      <w:r w:rsidRPr="001B1C0A">
        <w:rPr>
          <w:rFonts w:ascii="Calibri" w:hAnsi="Calibri" w:cs="Calibri"/>
        </w:rPr>
        <w:t>sin(2</w:t>
      </w:r>
      <w:r w:rsidRPr="004C02B4">
        <w:rPr>
          <w:rFonts w:ascii="Calibri" w:hAnsi="Calibri" w:cs="Calibri"/>
        </w:rPr>
        <w:t>π</w:t>
      </w:r>
      <w:r w:rsidRPr="004C02B4">
        <w:rPr>
          <w:rFonts w:ascii="Calibri" w:hAnsi="Calibri" w:cs="Calibri"/>
          <w:i/>
          <w:iCs/>
        </w:rPr>
        <w:t>J</w:t>
      </w:r>
      <w:r w:rsidRPr="004C02B4">
        <w:rPr>
          <w:rFonts w:ascii="Calibri" w:hAnsi="Calibri" w:cs="Calibri"/>
          <w:i/>
          <w:iCs/>
          <w:vertAlign w:val="subscript"/>
        </w:rPr>
        <w:t>IS</w:t>
      </w:r>
      <w:r w:rsidRPr="001B1C0A">
        <w:rPr>
          <w:rFonts w:ascii="Calibri" w:hAnsi="Calibri" w:cs="Calibri"/>
        </w:rPr>
        <w:t>Δ</w:t>
      </w:r>
      <w:r w:rsidRPr="001B1C0A">
        <w:rPr>
          <w:rFonts w:ascii="Calibri" w:hAnsi="Calibri" w:cs="Calibri"/>
          <w:vertAlign w:val="subscript"/>
        </w:rPr>
        <w:t>E</w:t>
      </w:r>
      <w:r w:rsidRPr="001B1C0A">
        <w:rPr>
          <w:rFonts w:ascii="Calibri" w:hAnsi="Calibri" w:cs="Calibri"/>
        </w:rPr>
        <w:t xml:space="preserve">) </w:t>
      </w:r>
      <w:r w:rsidRPr="001B1C0A">
        <w:rPr>
          <w:rFonts w:ascii="Cambria Math" w:hAnsi="Cambria Math" w:cs="Cambria Math"/>
        </w:rPr>
        <w:t>⟹</w:t>
      </w:r>
      <w:r w:rsidRPr="001B1C0A">
        <w:rPr>
          <w:rFonts w:ascii="Calibri" w:hAnsi="Calibri" w:cs="Calibri"/>
        </w:rPr>
        <w:t xml:space="preserve"> Δ</w:t>
      </w:r>
      <w:r w:rsidRPr="001B1C0A">
        <w:rPr>
          <w:rFonts w:ascii="Calibri" w:hAnsi="Calibri" w:cs="Calibri"/>
          <w:vertAlign w:val="subscript"/>
        </w:rPr>
        <w:t>E</w:t>
      </w:r>
      <w:r w:rsidRPr="004C02B4">
        <w:rPr>
          <w:rFonts w:ascii="Calibri" w:hAnsi="Calibri" w:cs="Calibri"/>
        </w:rPr>
        <w:t> </w:t>
      </w:r>
      <w:r w:rsidRPr="001B1C0A">
        <w:rPr>
          <w:rFonts w:ascii="Calibri" w:hAnsi="Calibri" w:cs="Calibri"/>
        </w:rPr>
        <w:t>=</w:t>
      </w:r>
      <w:r w:rsidRPr="004C02B4">
        <w:rPr>
          <w:rFonts w:ascii="Calibri" w:hAnsi="Calibri" w:cs="Calibri"/>
        </w:rPr>
        <w:t> </w:t>
      </w:r>
      <w:r w:rsidRPr="001B1C0A">
        <w:rPr>
          <w:rFonts w:ascii="Calibri" w:hAnsi="Calibri" w:cs="Calibri"/>
        </w:rPr>
        <w:t>arcsi</w:t>
      </w:r>
      <w:r w:rsidRPr="004C02B4">
        <w:rPr>
          <w:rFonts w:ascii="Calibri" w:hAnsi="Calibri" w:cs="Calibri"/>
        </w:rPr>
        <w:t>n </w:t>
      </w:r>
      <w:r w:rsidRPr="004C02B4">
        <w:rPr>
          <w:rFonts w:ascii="Calibri" w:hAnsi="Calibri" w:cs="Calibri"/>
          <w:i/>
          <w:iCs/>
        </w:rPr>
        <w:t>f</w:t>
      </w:r>
      <w:r w:rsidRPr="004C02B4">
        <w:rPr>
          <w:rFonts w:ascii="Calibri" w:hAnsi="Calibri" w:cs="Calibri"/>
        </w:rPr>
        <w:t> </w:t>
      </w:r>
      <w:r w:rsidRPr="001B1C0A">
        <w:rPr>
          <w:rFonts w:ascii="Calibri" w:hAnsi="Calibri" w:cs="Calibri"/>
        </w:rPr>
        <w:t>/</w:t>
      </w:r>
      <w:r w:rsidRPr="004C02B4">
        <w:rPr>
          <w:rFonts w:ascii="Calibri" w:hAnsi="Calibri" w:cs="Calibri"/>
        </w:rPr>
        <w:t> </w:t>
      </w:r>
      <w:r w:rsidRPr="001B1C0A">
        <w:rPr>
          <w:rFonts w:ascii="Calibri" w:hAnsi="Calibri" w:cs="Calibri"/>
        </w:rPr>
        <w:t>(2π</w:t>
      </w:r>
      <w:r w:rsidRPr="004C02B4">
        <w:rPr>
          <w:rFonts w:ascii="Calibri" w:hAnsi="Calibri" w:cs="Calibri"/>
          <w:i/>
          <w:iCs/>
        </w:rPr>
        <w:t>J</w:t>
      </w:r>
      <w:r w:rsidRPr="004C02B4">
        <w:rPr>
          <w:rFonts w:ascii="Calibri" w:hAnsi="Calibri" w:cs="Calibri"/>
          <w:i/>
          <w:iCs/>
          <w:vertAlign w:val="subscript"/>
        </w:rPr>
        <w:t>IS</w:t>
      </w:r>
      <w:r w:rsidRPr="004C02B4">
        <w:rPr>
          <w:rFonts w:ascii="Calibri" w:hAnsi="Calibri" w:cs="Calibri"/>
        </w:rPr>
        <w:t>),</w:t>
      </w:r>
    </w:p>
    <w:p w14:paraId="6B55163A" w14:textId="18486148" w:rsidR="001B1C0A" w:rsidRPr="001B1C0A" w:rsidRDefault="001B1C0A" w:rsidP="001B1C0A">
      <w:pPr>
        <w:rPr>
          <w:rFonts w:ascii="Calibri" w:hAnsi="Calibri" w:cs="Calibri"/>
        </w:rPr>
      </w:pPr>
      <w:r w:rsidRPr="001B1C0A">
        <w:rPr>
          <w:rFonts w:ascii="Calibri" w:hAnsi="Calibri" w:cs="Calibri"/>
        </w:rPr>
        <w:t>and since Δ</w:t>
      </w:r>
      <w:r w:rsidRPr="004C02B4">
        <w:rPr>
          <w:rFonts w:ascii="Calibri" w:hAnsi="Calibri" w:cs="Calibri"/>
        </w:rPr>
        <w:t> </w:t>
      </w:r>
      <w:r w:rsidRPr="001B1C0A">
        <w:rPr>
          <w:rFonts w:ascii="Calibri" w:hAnsi="Calibri" w:cs="Calibri"/>
        </w:rPr>
        <w:t>=</w:t>
      </w:r>
      <w:r w:rsidRPr="004C02B4">
        <w:rPr>
          <w:rFonts w:ascii="Calibri" w:hAnsi="Calibri" w:cs="Calibri"/>
        </w:rPr>
        <w:t> </w:t>
      </w:r>
      <w:r w:rsidRPr="001B1C0A">
        <w:rPr>
          <w:rFonts w:ascii="Calibri" w:hAnsi="Calibri" w:cs="Calibri"/>
        </w:rPr>
        <w:t>1/(</w:t>
      </w:r>
      <w:r w:rsidRPr="004C02B4">
        <w:rPr>
          <w:rFonts w:ascii="Calibri" w:hAnsi="Calibri" w:cs="Calibri"/>
        </w:rPr>
        <w:t>4</w:t>
      </w:r>
      <w:r w:rsidRPr="004C02B4">
        <w:rPr>
          <w:rFonts w:ascii="Calibri" w:hAnsi="Calibri" w:cs="Calibri"/>
          <w:i/>
          <w:iCs/>
        </w:rPr>
        <w:t>J</w:t>
      </w:r>
      <w:r w:rsidRPr="004C02B4">
        <w:rPr>
          <w:rFonts w:ascii="Calibri" w:hAnsi="Calibri" w:cs="Calibri"/>
          <w:i/>
          <w:iCs/>
          <w:vertAlign w:val="subscript"/>
        </w:rPr>
        <w:t>IS</w:t>
      </w:r>
      <w:r w:rsidRPr="001B1C0A">
        <w:rPr>
          <w:rFonts w:ascii="Calibri" w:hAnsi="Calibri" w:cs="Calibri"/>
        </w:rPr>
        <w:t>), we have that Δ</w:t>
      </w:r>
      <w:r w:rsidRPr="001B1C0A">
        <w:rPr>
          <w:rFonts w:ascii="Calibri" w:hAnsi="Calibri" w:cs="Calibri"/>
          <w:vertAlign w:val="subscript"/>
        </w:rPr>
        <w:t>E</w:t>
      </w:r>
      <w:r w:rsidRPr="004C02B4">
        <w:rPr>
          <w:rFonts w:ascii="Calibri" w:hAnsi="Calibri" w:cs="Calibri"/>
        </w:rPr>
        <w:t> </w:t>
      </w:r>
      <w:r w:rsidRPr="001B1C0A">
        <w:rPr>
          <w:rFonts w:ascii="Calibri" w:hAnsi="Calibri" w:cs="Calibri"/>
        </w:rPr>
        <w:t>=</w:t>
      </w:r>
      <w:r w:rsidRPr="004C02B4">
        <w:rPr>
          <w:rFonts w:ascii="Calibri" w:hAnsi="Calibri" w:cs="Calibri"/>
        </w:rPr>
        <w:t> </w:t>
      </w:r>
      <w:r w:rsidRPr="001B1C0A">
        <w:rPr>
          <w:rFonts w:ascii="Calibri" w:hAnsi="Calibri" w:cs="Calibri"/>
        </w:rPr>
        <w:t>(2Δ</w:t>
      </w:r>
      <w:r w:rsidRPr="004C02B4">
        <w:rPr>
          <w:rFonts w:ascii="Calibri" w:hAnsi="Calibri" w:cs="Calibri"/>
        </w:rPr>
        <w:t> arcsin </w:t>
      </w:r>
      <w:r w:rsidRPr="004C02B4">
        <w:rPr>
          <w:rFonts w:ascii="Calibri" w:hAnsi="Calibri" w:cs="Calibri"/>
          <w:i/>
          <w:iCs/>
        </w:rPr>
        <w:t>f</w:t>
      </w:r>
      <w:r w:rsidRPr="001B1C0A">
        <w:rPr>
          <w:rFonts w:ascii="Calibri" w:hAnsi="Calibri" w:cs="Calibri"/>
        </w:rPr>
        <w:t>)/π. This is identical to that previously described for the NOAH HSQC-TOCSY module</w:t>
      </w:r>
      <w:r w:rsidRPr="004C02B4">
        <w:rPr>
          <w:rFonts w:ascii="Calibri" w:hAnsi="Calibri" w:cs="Calibri"/>
          <w:vertAlign w:val="superscript"/>
        </w:rPr>
        <w:t>[</w:t>
      </w:r>
      <w:r w:rsidRPr="001B1C0A">
        <w:rPr>
          <w:rFonts w:ascii="Calibri" w:hAnsi="Calibri" w:cs="Calibri"/>
          <w:vertAlign w:val="superscript"/>
        </w:rPr>
        <w:t>16</w:t>
      </w:r>
      <w:r w:rsidRPr="004C02B4">
        <w:rPr>
          <w:rFonts w:ascii="Calibri" w:hAnsi="Calibri" w:cs="Calibri"/>
          <w:vertAlign w:val="superscript"/>
        </w:rPr>
        <w:t>]</w:t>
      </w:r>
      <w:r w:rsidRPr="001B1C0A">
        <w:rPr>
          <w:rFonts w:ascii="Calibri" w:hAnsi="Calibri" w:cs="Calibri"/>
        </w:rPr>
        <w:t xml:space="preserve"> (although a factor of 2/π was erroneously omitted </w:t>
      </w:r>
      <w:r w:rsidRPr="004C02B4">
        <w:rPr>
          <w:rFonts w:ascii="Calibri" w:hAnsi="Calibri" w:cs="Calibri"/>
        </w:rPr>
        <w:t>in that work</w:t>
      </w:r>
      <w:r w:rsidRPr="001B1C0A">
        <w:rPr>
          <w:rFonts w:ascii="Calibri" w:hAnsi="Calibri" w:cs="Calibri"/>
        </w:rPr>
        <w:t>).</w:t>
      </w:r>
    </w:p>
    <w:p w14:paraId="45BFE7FE" w14:textId="0DAD894B" w:rsidR="001B1C0A" w:rsidRPr="001B1C0A" w:rsidRDefault="001B1C0A" w:rsidP="001B1C0A">
      <w:pPr>
        <w:rPr>
          <w:rFonts w:ascii="Calibri" w:hAnsi="Calibri" w:cs="Calibri"/>
        </w:rPr>
      </w:pPr>
      <w:r w:rsidRPr="001B1C0A">
        <w:rPr>
          <w:rFonts w:ascii="Calibri" w:hAnsi="Calibri" w:cs="Calibri"/>
        </w:rPr>
        <w:t xml:space="preserve">While this sequence exhibits the desired behaviour in terms of magnetisation preservation, the introduction of one extra spin echo leads to the possibility of two-step coherence transfer through successive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1</w:t>
      </w:r>
      <w:r w:rsidRPr="001B1C0A">
        <w:rPr>
          <w:rFonts w:ascii="Calibri" w:hAnsi="Calibri" w:cs="Calibri"/>
        </w:rPr>
        <w:t>H couplings and thus spurious peaks. In particular, the intensity of this unwanted transfer pathway is proportional to the extent to which</w:t>
      </w:r>
      <w:r w:rsidRPr="004C02B4">
        <w:rPr>
          <w:rFonts w:ascii="Calibri" w:hAnsi="Calibri" w:cs="Calibri"/>
        </w:rPr>
        <w:t xml:space="preserve"> </w:t>
      </w:r>
      <w:r w:rsidRPr="004C02B4">
        <w:rPr>
          <w:rFonts w:ascii="Calibri" w:hAnsi="Calibri" w:cs="Calibri"/>
          <w:i/>
          <w:iCs/>
        </w:rPr>
        <w:t>J</w:t>
      </w:r>
      <w:r w:rsidRPr="004C02B4">
        <w:rPr>
          <w:rFonts w:ascii="Calibri" w:hAnsi="Calibri" w:cs="Calibri"/>
          <w:i/>
          <w:iCs/>
          <w:vertAlign w:val="subscript"/>
        </w:rPr>
        <w:t>SR</w:t>
      </w:r>
      <w:r w:rsidRPr="004C02B4">
        <w:rPr>
          <w:rFonts w:ascii="Calibri" w:hAnsi="Calibri" w:cs="Calibri"/>
        </w:rPr>
        <w:t xml:space="preserve"> </w:t>
      </w:r>
      <w:r w:rsidRPr="001B1C0A">
        <w:rPr>
          <w:rFonts w:ascii="Calibri" w:hAnsi="Calibri" w:cs="Calibri"/>
        </w:rPr>
        <w:t>evolves during the first spin echo after</w:t>
      </w:r>
      <w:r w:rsidRPr="004C02B4">
        <w:rPr>
          <w:rFonts w:ascii="Calibri" w:hAnsi="Calibri" w:cs="Calibri"/>
        </w:rPr>
        <w:t xml:space="preserve"> </w:t>
      </w:r>
      <w:r w:rsidRPr="004C02B4">
        <w:rPr>
          <w:rFonts w:ascii="Calibri" w:hAnsi="Calibri" w:cs="Calibri"/>
          <w:i/>
          <w:iCs/>
        </w:rPr>
        <w:t>t</w:t>
      </w:r>
      <w:r w:rsidRPr="004C02B4">
        <w:rPr>
          <w:rFonts w:ascii="Calibri" w:hAnsi="Calibri" w:cs="Calibri"/>
          <w:vertAlign w:val="subscript"/>
        </w:rPr>
        <w:t>1</w:t>
      </w:r>
      <w:r w:rsidRPr="001B1C0A">
        <w:rPr>
          <w:rFonts w:ascii="Calibri" w:hAnsi="Calibri" w:cs="Calibri"/>
        </w:rPr>
        <w:t>: therefore, these ‘relay’ artefacts are especially prominent for large magnitudes of</w:t>
      </w:r>
      <w:r w:rsidRPr="004C02B4">
        <w:rPr>
          <w:rFonts w:ascii="Calibri" w:hAnsi="Calibri" w:cs="Calibri"/>
        </w:rPr>
        <w:t xml:space="preserve"> </w:t>
      </w:r>
      <w:r w:rsidRPr="004C02B4">
        <w:rPr>
          <w:rFonts w:ascii="Calibri" w:hAnsi="Calibri" w:cs="Calibri"/>
          <w:i/>
          <w:iCs/>
        </w:rPr>
        <w:t>J</w:t>
      </w:r>
      <w:r w:rsidRPr="004C02B4">
        <w:rPr>
          <w:rFonts w:ascii="Calibri" w:hAnsi="Calibri" w:cs="Calibri"/>
          <w:i/>
          <w:iCs/>
          <w:vertAlign w:val="subscript"/>
        </w:rPr>
        <w:t>SR</w:t>
      </w:r>
      <w:r w:rsidRPr="001B1C0A">
        <w:rPr>
          <w:rFonts w:ascii="Calibri" w:hAnsi="Calibri" w:cs="Calibri"/>
        </w:rPr>
        <w:t>, such as</w:t>
      </w:r>
      <w:r w:rsidRPr="004C02B4">
        <w:rPr>
          <w:rFonts w:ascii="Calibri" w:hAnsi="Calibri" w:cs="Calibri"/>
        </w:rPr>
        <w:t xml:space="preserve"> </w:t>
      </w:r>
      <w:r w:rsidRPr="004C02B4">
        <w:rPr>
          <w:rFonts w:ascii="Calibri" w:hAnsi="Calibri" w:cs="Calibri"/>
          <w:vertAlign w:val="superscript"/>
        </w:rPr>
        <w:t>2</w:t>
      </w:r>
      <w:r w:rsidRPr="004C02B4">
        <w:rPr>
          <w:rFonts w:ascii="Calibri" w:hAnsi="Calibri" w:cs="Calibri"/>
          <w:i/>
          <w:iCs/>
        </w:rPr>
        <w:t>J</w:t>
      </w:r>
      <w:r w:rsidRPr="004C02B4">
        <w:rPr>
          <w:rFonts w:ascii="Calibri" w:hAnsi="Calibri" w:cs="Calibri"/>
        </w:rPr>
        <w:t xml:space="preserve"> </w:t>
      </w:r>
      <w:r w:rsidRPr="001B1C0A">
        <w:rPr>
          <w:rFonts w:ascii="Calibri" w:hAnsi="Calibri" w:cs="Calibri"/>
        </w:rPr>
        <w:t>or axial–axial</w:t>
      </w:r>
      <w:r w:rsidRPr="004C02B4">
        <w:rPr>
          <w:rFonts w:ascii="Calibri" w:hAnsi="Calibri" w:cs="Calibri"/>
        </w:rPr>
        <w:t xml:space="preserve"> </w:t>
      </w:r>
      <w:r w:rsidRPr="004C02B4">
        <w:rPr>
          <w:rFonts w:ascii="Calibri" w:hAnsi="Calibri" w:cs="Calibri"/>
          <w:vertAlign w:val="superscript"/>
        </w:rPr>
        <w:t>3</w:t>
      </w:r>
      <w:r w:rsidRPr="004C02B4">
        <w:rPr>
          <w:rFonts w:ascii="Calibri" w:hAnsi="Calibri" w:cs="Calibri"/>
          <w:i/>
        </w:rPr>
        <w:t>J</w:t>
      </w:r>
      <w:r w:rsidRPr="001B1C0A">
        <w:rPr>
          <w:rFonts w:ascii="Calibri" w:hAnsi="Calibri" w:cs="Calibri"/>
        </w:rPr>
        <w:t>. This is seen clearly in the resulting spectrum (Figure 3</w:t>
      </w:r>
      <w:ins w:id="71" w:author="Jonathan Yong" w:date="2024-03-24T15:33:00Z">
        <w:r w:rsidR="00B44924">
          <w:rPr>
            <w:rFonts w:ascii="Calibri" w:hAnsi="Calibri" w:cs="Calibri"/>
          </w:rPr>
          <w:t>d</w:t>
        </w:r>
      </w:ins>
      <w:del w:id="72" w:author="Jonathan Yong" w:date="2024-03-24T15:33:00Z">
        <w:r w:rsidRPr="001B1C0A" w:rsidDel="00B44924">
          <w:rPr>
            <w:rFonts w:ascii="Calibri" w:hAnsi="Calibri" w:cs="Calibri"/>
          </w:rPr>
          <w:delText>c</w:delText>
        </w:r>
      </w:del>
      <w:r w:rsidRPr="001B1C0A">
        <w:rPr>
          <w:rFonts w:ascii="Calibri" w:hAnsi="Calibri" w:cs="Calibri"/>
        </w:rPr>
        <w:t>): a number of extra peaks, highlighted with grey arrows, are visible compared to the CLIP and DSE HSQC- COSY implementations. Indeed, this naive implementation of the TSE HSQC-COSY very much resembles a HSQC-TOCSY acquired with a short mixing time (Figure 3</w:t>
      </w:r>
      <w:ins w:id="73" w:author="Jonathan Yong" w:date="2024-03-24T15:33:00Z">
        <w:r w:rsidR="00B44924">
          <w:rPr>
            <w:rFonts w:ascii="Calibri" w:hAnsi="Calibri" w:cs="Calibri"/>
          </w:rPr>
          <w:t>e</w:t>
        </w:r>
      </w:ins>
      <w:del w:id="74" w:author="Jonathan Yong" w:date="2024-03-24T15:33:00Z">
        <w:r w:rsidRPr="001B1C0A" w:rsidDel="00B44924">
          <w:rPr>
            <w:rFonts w:ascii="Calibri" w:hAnsi="Calibri" w:cs="Calibri"/>
          </w:rPr>
          <w:delText>d</w:delText>
        </w:r>
      </w:del>
      <w:r w:rsidRPr="001B1C0A">
        <w:rPr>
          <w:rFonts w:ascii="Calibri" w:hAnsi="Calibri" w:cs="Calibri"/>
        </w:rPr>
        <w:t xml:space="preserve">), which defeats the purpose of the HSQC-COSY experiment. </w:t>
      </w:r>
    </w:p>
    <w:p w14:paraId="6E33E525" w14:textId="7DAB562F" w:rsidR="001B1C0A" w:rsidRPr="001B1C0A" w:rsidRDefault="001B1C0A" w:rsidP="001B1C0A">
      <w:pPr>
        <w:rPr>
          <w:rFonts w:ascii="Calibri" w:hAnsi="Calibri" w:cs="Calibri"/>
        </w:rPr>
      </w:pPr>
      <w:r w:rsidRPr="001B1C0A">
        <w:rPr>
          <w:rFonts w:ascii="Calibri" w:hAnsi="Calibri" w:cs="Calibri"/>
        </w:rPr>
        <w:t xml:space="preserve">This drawback, however, can be elegantly addressed by the introduction of </w:t>
      </w:r>
      <w:r w:rsidRPr="004C02B4">
        <w:rPr>
          <w:rFonts w:ascii="Calibri" w:hAnsi="Calibri" w:cs="Calibri"/>
        </w:rPr>
        <w:t xml:space="preserve">the </w:t>
      </w:r>
      <w:r w:rsidRPr="001B1C0A">
        <w:rPr>
          <w:rFonts w:ascii="Calibri" w:hAnsi="Calibri" w:cs="Calibri"/>
        </w:rPr>
        <w:t xml:space="preserve">second </w:t>
      </w:r>
      <w:r w:rsidRPr="004C02B4">
        <w:rPr>
          <w:rFonts w:ascii="Calibri" w:hAnsi="Calibri" w:cs="Calibri"/>
        </w:rPr>
        <w:t xml:space="preserve">half of the </w:t>
      </w:r>
      <w:r w:rsidRPr="001B1C0A">
        <w:rPr>
          <w:rFonts w:ascii="Calibri" w:hAnsi="Calibri" w:cs="Calibri"/>
        </w:rPr>
        <w:t xml:space="preserve">experiment (Figure 6b). The most obvious difference here is the addition of a single </w:t>
      </w:r>
      <w:r w:rsidRPr="001B1C0A">
        <w:rPr>
          <w:rFonts w:ascii="Calibri" w:hAnsi="Calibri" w:cs="Calibri"/>
          <w:vertAlign w:val="superscript"/>
        </w:rPr>
        <w:t>13</w:t>
      </w:r>
      <w:r w:rsidRPr="001B1C0A">
        <w:rPr>
          <w:rFonts w:ascii="Calibri" w:hAnsi="Calibri" w:cs="Calibri"/>
        </w:rPr>
        <w:t>C 180° pulse, highlighted in red. This addition causes</w:t>
      </w:r>
      <w:r w:rsidRPr="004C02B4">
        <w:rPr>
          <w:rFonts w:ascii="Calibri" w:hAnsi="Calibri" w:cs="Calibri"/>
        </w:rPr>
        <w:t xml:space="preserve"> </w:t>
      </w:r>
      <w:r w:rsidRPr="004C02B4">
        <w:rPr>
          <w:rFonts w:ascii="Calibri" w:hAnsi="Calibri" w:cs="Calibri"/>
          <w:vertAlign w:val="superscript"/>
        </w:rPr>
        <w:t>1</w:t>
      </w:r>
      <w:r w:rsidRPr="004C02B4">
        <w:rPr>
          <w:rFonts w:ascii="Calibri" w:hAnsi="Calibri" w:cs="Calibri"/>
          <w:i/>
          <w:iCs/>
        </w:rPr>
        <w:t>J</w:t>
      </w:r>
      <w:r w:rsidRPr="004C02B4">
        <w:rPr>
          <w:rFonts w:ascii="Calibri" w:hAnsi="Calibri" w:cs="Calibri"/>
          <w:vertAlign w:val="subscript"/>
        </w:rPr>
        <w:t>CH</w:t>
      </w:r>
      <w:r w:rsidRPr="004C02B4">
        <w:rPr>
          <w:rFonts w:ascii="Calibri" w:hAnsi="Calibri" w:cs="Calibri"/>
        </w:rPr>
        <w:t xml:space="preserve"> t</w:t>
      </w:r>
      <w:r w:rsidRPr="001B1C0A">
        <w:rPr>
          <w:rFonts w:ascii="Calibri" w:hAnsi="Calibri" w:cs="Calibri"/>
        </w:rPr>
        <w:t>o evolve for a total duration of 4Δ during the</w:t>
      </w:r>
      <w:r w:rsidRPr="004C02B4">
        <w:rPr>
          <w:rFonts w:ascii="Calibri" w:hAnsi="Calibri" w:cs="Calibri"/>
        </w:rPr>
        <w:t xml:space="preserve"> 2</w:t>
      </w:r>
      <w:r w:rsidRPr="004C02B4">
        <w:rPr>
          <w:rFonts w:ascii="Calibri" w:hAnsi="Calibri" w:cs="Calibri"/>
          <w:i/>
          <w:iCs/>
          <w:lang w:val="el-GR"/>
        </w:rPr>
        <w:t>τ</w:t>
      </w:r>
      <w:r w:rsidRPr="004C02B4">
        <w:rPr>
          <w:rFonts w:ascii="Calibri" w:hAnsi="Calibri" w:cs="Calibri"/>
        </w:rPr>
        <w:t xml:space="preserve"> </w:t>
      </w:r>
      <w:r w:rsidRPr="001B1C0A">
        <w:rPr>
          <w:rFonts w:ascii="Calibri" w:hAnsi="Calibri" w:cs="Calibri"/>
        </w:rPr>
        <w:t xml:space="preserve">spin echo, causing any magnetisation of </w:t>
      </w:r>
      <w:r w:rsidRPr="001B1C0A">
        <w:rPr>
          <w:rFonts w:ascii="Calibri" w:hAnsi="Calibri" w:cs="Calibri"/>
          <w:vertAlign w:val="superscript"/>
        </w:rPr>
        <w:t>13</w:t>
      </w:r>
      <w:r w:rsidRPr="001B1C0A">
        <w:rPr>
          <w:rFonts w:ascii="Calibri" w:hAnsi="Calibri" w:cs="Calibri"/>
        </w:rPr>
        <w:t>C–bound protons to be inverted. Conversely, magnetisation which has already undergone coherence transfer to a remote proton during the preceding spin echo is not affected. Thus, the effect is to invert the desired signal, while leaving the relay artefacts untouched.</w:t>
      </w:r>
      <w:r w:rsidRPr="004C02B4">
        <w:rPr>
          <w:rFonts w:ascii="Calibri" w:hAnsi="Calibri" w:cs="Calibri"/>
        </w:rPr>
        <w:t xml:space="preserve"> </w:t>
      </w:r>
      <w:r w:rsidRPr="001B1C0A">
        <w:rPr>
          <w:rFonts w:ascii="Calibri" w:hAnsi="Calibri" w:cs="Calibri"/>
        </w:rPr>
        <w:t>Subtracting this second dataset from the first (or equivalently, as is done here, inverting the receiver phase on the second and then adding them together) leads to suppression of the relay artefacts.</w:t>
      </w:r>
    </w:p>
    <w:p w14:paraId="57EAAF88" w14:textId="0EA5B085" w:rsidR="001B1C0A" w:rsidRPr="001B1C0A" w:rsidRDefault="001B1C0A" w:rsidP="001B1C0A">
      <w:pPr>
        <w:rPr>
          <w:rFonts w:ascii="Calibri" w:hAnsi="Calibri" w:cs="Calibri"/>
        </w:rPr>
      </w:pPr>
      <w:r w:rsidRPr="001B1C0A">
        <w:rPr>
          <w:rFonts w:ascii="Calibri" w:hAnsi="Calibri" w:cs="Calibri"/>
        </w:rPr>
        <w:lastRenderedPageBreak/>
        <w:t xml:space="preserve">A more subtle point is that the insertion of an extra </w:t>
      </w:r>
      <w:r w:rsidRPr="001B1C0A">
        <w:rPr>
          <w:rFonts w:ascii="Calibri" w:hAnsi="Calibri" w:cs="Calibri"/>
          <w:vertAlign w:val="superscript"/>
        </w:rPr>
        <w:t>13</w:t>
      </w:r>
      <w:r w:rsidRPr="001B1C0A">
        <w:rPr>
          <w:rFonts w:ascii="Calibri" w:hAnsi="Calibri" w:cs="Calibri"/>
        </w:rPr>
        <w:t xml:space="preserve">C 180° pulse also causes any unexcited (i.e., stored)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C</w:t>
      </w:r>
      <w:r w:rsidRPr="001B1C0A">
        <w:rPr>
          <w:rFonts w:ascii="Calibri" w:hAnsi="Calibri" w:cs="Calibri"/>
        </w:rPr>
        <w:t xml:space="preserve"> magnetisation to be inverted. In order to ensure that this is returned to</w:t>
      </w:r>
      <w:r w:rsidRPr="004C02B4">
        <w:rPr>
          <w:rFonts w:ascii="Calibri" w:hAnsi="Calibri" w:cs="Calibri"/>
        </w:rPr>
        <w:t xml:space="preserve"> +</w:t>
      </w:r>
      <w:r w:rsidRPr="004C02B4">
        <w:rPr>
          <w:rFonts w:ascii="Calibri" w:hAnsi="Calibri" w:cs="Calibri"/>
          <w:i/>
          <w:iCs/>
        </w:rPr>
        <w:t>z</w:t>
      </w:r>
      <w:r w:rsidRPr="004C02B4">
        <w:rPr>
          <w:rFonts w:ascii="Calibri" w:hAnsi="Calibri" w:cs="Calibri"/>
        </w:rPr>
        <w:t xml:space="preserve"> </w:t>
      </w:r>
      <w:r w:rsidRPr="001B1C0A">
        <w:rPr>
          <w:rFonts w:ascii="Calibri" w:hAnsi="Calibri" w:cs="Calibri"/>
        </w:rPr>
        <w:t>at the end of the sequence, instead of</w:t>
      </w:r>
      <w:r w:rsidRPr="004C02B4">
        <w:rPr>
          <w:rFonts w:ascii="Calibri" w:hAnsi="Calibri" w:cs="Calibri"/>
        </w:rPr>
        <w:t xml:space="preserve"> −</w:t>
      </w:r>
      <w:r w:rsidRPr="004C02B4">
        <w:rPr>
          <w:rFonts w:ascii="Calibri" w:hAnsi="Calibri" w:cs="Calibri"/>
          <w:i/>
          <w:iCs/>
        </w:rPr>
        <w:t>z</w:t>
      </w:r>
      <w:r w:rsidRPr="001B1C0A">
        <w:rPr>
          <w:rFonts w:ascii="Calibri" w:hAnsi="Calibri" w:cs="Calibri"/>
        </w:rPr>
        <w:t xml:space="preserve">, a slight adjustment must also be made to the INEPT delay for variable excitation: instead of being shortened, it must be lengthened to a value of </w:t>
      </w:r>
      <w:r w:rsidRPr="004C02B4">
        <w:rPr>
          <w:rFonts w:ascii="Calibri" w:hAnsi="Calibri" w:cs="Calibri"/>
        </w:rPr>
        <w:t>Δ</w:t>
      </w:r>
      <w:r w:rsidRPr="004C02B4">
        <w:rPr>
          <w:rFonts w:ascii="Calibri" w:hAnsi="Calibri" w:cs="Calibri"/>
          <w:vertAlign w:val="subscript"/>
        </w:rPr>
        <w:t>E</w:t>
      </w:r>
      <w:r w:rsidRPr="004C02B4">
        <w:rPr>
          <w:rFonts w:ascii="Calibri" w:hAnsi="Calibri" w:cs="Calibri"/>
        </w:rPr>
        <w:t>’ = </w:t>
      </w:r>
      <w:r w:rsidRPr="008A5CF4">
        <w:rPr>
          <w:rFonts w:ascii="Calibri" w:hAnsi="Calibri" w:cs="Calibri"/>
        </w:rPr>
        <w:t>(2Δ(</w:t>
      </w:r>
      <w:r w:rsidRPr="004C02B4">
        <w:rPr>
          <w:rFonts w:ascii="Calibri" w:hAnsi="Calibri" w:cs="Calibri"/>
        </w:rPr>
        <w:t>π – </w:t>
      </w:r>
      <w:r w:rsidRPr="008A5CF4">
        <w:rPr>
          <w:rFonts w:ascii="Calibri" w:hAnsi="Calibri" w:cs="Calibri"/>
        </w:rPr>
        <w:t>arcsi</w:t>
      </w:r>
      <w:r w:rsidRPr="004C02B4">
        <w:rPr>
          <w:rFonts w:ascii="Calibri" w:hAnsi="Calibri" w:cs="Calibri"/>
        </w:rPr>
        <w:t>n </w:t>
      </w:r>
      <w:r w:rsidRPr="004C02B4">
        <w:rPr>
          <w:rFonts w:ascii="Calibri" w:hAnsi="Calibri" w:cs="Calibri"/>
          <w:i/>
          <w:iCs/>
        </w:rPr>
        <w:t>f</w:t>
      </w:r>
      <w:r w:rsidRPr="008A5CF4">
        <w:rPr>
          <w:rFonts w:ascii="Calibri" w:hAnsi="Calibri" w:cs="Calibri"/>
        </w:rPr>
        <w:t>))/</w:t>
      </w:r>
      <w:r w:rsidRPr="004C02B4">
        <w:rPr>
          <w:rFonts w:ascii="Calibri" w:hAnsi="Calibri" w:cs="Calibri"/>
        </w:rPr>
        <w:t xml:space="preserve">π, where as before </w:t>
      </w:r>
      <w:r w:rsidRPr="004C02B4">
        <w:rPr>
          <w:rFonts w:ascii="Calibri" w:hAnsi="Calibri" w:cs="Calibri"/>
          <w:i/>
          <w:iCs/>
        </w:rPr>
        <w:t>f</w:t>
      </w:r>
      <w:r w:rsidRPr="004C02B4">
        <w:rPr>
          <w:rFonts w:ascii="Calibri" w:hAnsi="Calibri" w:cs="Calibri"/>
        </w:rPr>
        <w:t xml:space="preserve"> is the fraction of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to be excited.</w:t>
      </w:r>
    </w:p>
    <w:p w14:paraId="7D26D13E" w14:textId="5D7D6AA7" w:rsidR="001B1C0A" w:rsidRPr="001B1C0A" w:rsidRDefault="001B1C0A" w:rsidP="001B1C0A">
      <w:pPr>
        <w:rPr>
          <w:rFonts w:ascii="Calibri" w:hAnsi="Calibri" w:cs="Calibri"/>
        </w:rPr>
      </w:pPr>
      <w:r w:rsidRPr="001B1C0A">
        <w:rPr>
          <w:rFonts w:ascii="Calibri" w:hAnsi="Calibri" w:cs="Calibri"/>
        </w:rPr>
        <w:t xml:space="preserve">In the pulse sequences provided, the two </w:t>
      </w:r>
      <w:r w:rsidRPr="004C02B4">
        <w:rPr>
          <w:rFonts w:ascii="Calibri" w:hAnsi="Calibri" w:cs="Calibri"/>
        </w:rPr>
        <w:t>halves</w:t>
      </w:r>
      <w:r w:rsidRPr="001B1C0A">
        <w:rPr>
          <w:rFonts w:ascii="Calibri" w:hAnsi="Calibri" w:cs="Calibri"/>
        </w:rPr>
        <w:t xml:space="preserve"> of the TSE sequence are executed on alternate transients: therefore, there is no need to separately run two different experiments and later add the individual spectra. However, it does require that an even number of transients are used. In practice, the suppression of the relay artefacts works extremely well, as shown in the resulting spectrum (Figure 3</w:t>
      </w:r>
      <w:ins w:id="75" w:author="Jonathan Yong" w:date="2024-03-24T15:33:00Z">
        <w:r w:rsidR="00B44924">
          <w:rPr>
            <w:rFonts w:ascii="Calibri" w:hAnsi="Calibri" w:cs="Calibri"/>
          </w:rPr>
          <w:t>f</w:t>
        </w:r>
      </w:ins>
      <w:del w:id="76" w:author="Jonathan Yong" w:date="2024-03-24T15:33:00Z">
        <w:r w:rsidRPr="001B1C0A" w:rsidDel="00B44924">
          <w:rPr>
            <w:rFonts w:ascii="Calibri" w:hAnsi="Calibri" w:cs="Calibri"/>
          </w:rPr>
          <w:delText>e</w:delText>
        </w:r>
      </w:del>
      <w:r w:rsidRPr="001B1C0A">
        <w:rPr>
          <w:rFonts w:ascii="Calibri" w:hAnsi="Calibri" w:cs="Calibri"/>
        </w:rPr>
        <w:t xml:space="preserve">): the peaks correspond exactly to those in the </w:t>
      </w:r>
      <w:r w:rsidRPr="004C02B4">
        <w:rPr>
          <w:rFonts w:ascii="Calibri" w:hAnsi="Calibri" w:cs="Calibri"/>
        </w:rPr>
        <w:t>HSQC-</w:t>
      </w:r>
      <w:r w:rsidRPr="001B1C0A">
        <w:rPr>
          <w:rFonts w:ascii="Calibri" w:hAnsi="Calibri" w:cs="Calibri"/>
        </w:rPr>
        <w:t xml:space="preserve">CLIP-COSY. In terms of the sensitivity of the HSQC-COSY itself, this version </w:t>
      </w:r>
      <w:r w:rsidRPr="004C02B4">
        <w:rPr>
          <w:rFonts w:ascii="Calibri" w:hAnsi="Calibri" w:cs="Calibri"/>
        </w:rPr>
        <w:t>falls</w:t>
      </w:r>
      <w:r w:rsidRPr="001B1C0A">
        <w:rPr>
          <w:rFonts w:ascii="Calibri" w:hAnsi="Calibri" w:cs="Calibri"/>
        </w:rPr>
        <w:t xml:space="preserve"> in the middle: due to the slightly greater length of the sequence compared to the DSE version, there is a small reduction in sensitivity, but it remains more sensitive than the HSQC-CLIP-COSY (Figure 4c</w:t>
      </w:r>
      <w:r w:rsidRPr="004C02B4">
        <w:rPr>
          <w:rFonts w:ascii="Calibri" w:hAnsi="Calibri" w:cs="Calibri"/>
        </w:rPr>
        <w:t>).</w:t>
      </w:r>
      <w:r w:rsidRPr="001B1C0A">
        <w:rPr>
          <w:rFonts w:ascii="Calibri" w:hAnsi="Calibri" w:cs="Calibri"/>
        </w:rPr>
        <w:t xml:space="preserve"> </w:t>
      </w:r>
    </w:p>
    <w:p w14:paraId="55364583" w14:textId="42CA83D0" w:rsidR="001B1C0A" w:rsidRPr="001B1C0A" w:rsidRDefault="001B1C0A" w:rsidP="001B1C0A">
      <w:pPr>
        <w:rPr>
          <w:rFonts w:ascii="Calibri" w:hAnsi="Calibri" w:cs="Calibri"/>
        </w:rPr>
      </w:pPr>
      <w:r w:rsidRPr="001B1C0A">
        <w:rPr>
          <w:rFonts w:ascii="Calibri" w:hAnsi="Calibri" w:cs="Calibri"/>
        </w:rPr>
        <w:t>The effect on the downstream modules, however, is where the TSE version has the greatest influence. When acquired wit</w:t>
      </w:r>
      <w:r w:rsidRPr="004C02B4">
        <w:rPr>
          <w:rFonts w:ascii="Calibri" w:hAnsi="Calibri" w:cs="Calibri"/>
        </w:rPr>
        <w:t xml:space="preserve">h </w:t>
      </w:r>
      <w:r w:rsidRPr="004C02B4">
        <w:rPr>
          <w:rFonts w:ascii="Calibri" w:hAnsi="Calibri" w:cs="Calibri"/>
          <w:i/>
          <w:iCs/>
        </w:rPr>
        <w:t>f</w:t>
      </w:r>
      <w:r w:rsidRPr="004C02B4">
        <w:rPr>
          <w:rFonts w:ascii="Calibri" w:hAnsi="Calibri" w:cs="Calibri"/>
        </w:rPr>
        <w:t xml:space="preserve"> = 1 </w:t>
      </w:r>
      <w:r w:rsidRPr="001B1C0A">
        <w:rPr>
          <w:rFonts w:ascii="Calibri" w:hAnsi="Calibri" w:cs="Calibri"/>
        </w:rPr>
        <w:t xml:space="preserve">(Figure 4c), no residual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C</w:t>
      </w:r>
      <w:r w:rsidRPr="001B1C0A">
        <w:rPr>
          <w:rFonts w:ascii="Calibri" w:hAnsi="Calibri" w:cs="Calibri"/>
        </w:rPr>
        <w:t xml:space="preserve"> magnetisation is saved for the HSQC which comes after it: therefore, the sensitivity of the HSQC module is solely determined by relaxation during the previous FID, and is unchanged from previous examples. On the other hand, the CLIP-COSY module, which uses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!C</w:t>
      </w:r>
      <w:r w:rsidRPr="001B1C0A">
        <w:rPr>
          <w:rFonts w:ascii="Calibri" w:hAnsi="Calibri" w:cs="Calibri"/>
        </w:rPr>
        <w:t xml:space="preserve"> magnetisation, retains a large proportion of its sensitivity. While this sensitivity boost is less relevant for the CLIP-COSY module, which already has a high intrinsic sensitivity, it is substantially more important for other homonuclear modules which may occupy the same spot in a supersequence, such as NOESY or PSYCHE. (The remaining losses in this module likely come from the evolution o</w:t>
      </w:r>
      <w:r w:rsidRPr="004C02B4">
        <w:rPr>
          <w:rFonts w:ascii="Calibri" w:hAnsi="Calibri" w:cs="Calibri"/>
        </w:rPr>
        <w:t xml:space="preserve">f </w:t>
      </w:r>
      <w:r w:rsidRPr="004C02B4">
        <w:rPr>
          <w:rFonts w:ascii="Calibri" w:hAnsi="Calibri" w:cs="Calibri"/>
          <w:i/>
          <w:iCs/>
          <w:vertAlign w:val="superscript"/>
        </w:rPr>
        <w:t>n</w:t>
      </w:r>
      <w:r w:rsidRPr="004C02B4">
        <w:rPr>
          <w:rFonts w:ascii="Calibri" w:hAnsi="Calibri" w:cs="Calibri"/>
          <w:i/>
          <w:iCs/>
        </w:rPr>
        <w:t>J</w:t>
      </w:r>
      <w:r w:rsidRPr="004C02B4">
        <w:rPr>
          <w:rFonts w:ascii="Calibri" w:hAnsi="Calibri" w:cs="Calibri"/>
          <w:vertAlign w:val="subscript"/>
        </w:rPr>
        <w:t>HH</w:t>
      </w:r>
      <w:r w:rsidRPr="001B1C0A">
        <w:rPr>
          <w:rFonts w:ascii="Calibri" w:hAnsi="Calibri" w:cs="Calibri"/>
        </w:rPr>
        <w:t xml:space="preserve"> during the </w:t>
      </w:r>
      <w:r w:rsidRPr="004C02B4">
        <w:rPr>
          <w:rFonts w:ascii="Calibri" w:hAnsi="Calibri" w:cs="Calibri"/>
        </w:rPr>
        <w:t>2</w:t>
      </w:r>
      <w:r w:rsidRPr="004C02B4">
        <w:rPr>
          <w:rFonts w:ascii="Calibri" w:hAnsi="Calibri" w:cs="Calibri"/>
          <w:i/>
          <w:iCs/>
          <w:lang w:val="el-GR"/>
        </w:rPr>
        <w:t>τ</w:t>
      </w:r>
      <w:r w:rsidRPr="004C02B4">
        <w:rPr>
          <w:rFonts w:ascii="Calibri" w:hAnsi="Calibri" w:cs="Calibri"/>
        </w:rPr>
        <w:t xml:space="preserve"> </w:t>
      </w:r>
      <w:r w:rsidRPr="001B1C0A">
        <w:rPr>
          <w:rFonts w:ascii="Calibri" w:hAnsi="Calibri" w:cs="Calibri"/>
        </w:rPr>
        <w:t xml:space="preserve">spin echo, during which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!C</w:t>
      </w:r>
      <w:r w:rsidRPr="001B1C0A">
        <w:rPr>
          <w:rFonts w:ascii="Calibri" w:hAnsi="Calibri" w:cs="Calibri"/>
        </w:rPr>
        <w:t xml:space="preserve"> magnetisation is placed in the transverse plane.) </w:t>
      </w:r>
    </w:p>
    <w:p w14:paraId="1E159486" w14:textId="338A3FAD" w:rsidR="001B1C0A" w:rsidRPr="004C02B4" w:rsidRDefault="001B1C0A" w:rsidP="001B1C0A">
      <w:pPr>
        <w:rPr>
          <w:rFonts w:ascii="Calibri" w:hAnsi="Calibri" w:cs="Calibri"/>
        </w:rPr>
      </w:pPr>
      <w:r w:rsidRPr="001B1C0A">
        <w:rPr>
          <w:rFonts w:ascii="Calibri" w:hAnsi="Calibri" w:cs="Calibri"/>
        </w:rPr>
        <w:t xml:space="preserve">The implementation of variable excitation further allows the user to divert more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C</w:t>
      </w:r>
      <w:r w:rsidRPr="001B1C0A">
        <w:rPr>
          <w:rFonts w:ascii="Calibri" w:hAnsi="Calibri" w:cs="Calibri"/>
        </w:rPr>
        <w:t xml:space="preserve"> magnetisation towards the HSQC module, in order to balance the sensitivities of the HSQC-COSY and HSQC. As an example, we recorded the same supersequence but wit</w:t>
      </w:r>
      <w:r w:rsidRPr="004C02B4">
        <w:rPr>
          <w:rFonts w:ascii="Calibri" w:hAnsi="Calibri" w:cs="Calibri"/>
        </w:rPr>
        <w:t xml:space="preserve">h </w:t>
      </w:r>
      <w:r w:rsidRPr="004C02B4">
        <w:rPr>
          <w:rFonts w:ascii="Calibri" w:hAnsi="Calibri" w:cs="Calibri"/>
          <w:i/>
          <w:iCs/>
        </w:rPr>
        <w:t>f</w:t>
      </w:r>
      <w:r w:rsidRPr="004C02B4">
        <w:rPr>
          <w:rFonts w:ascii="Calibri" w:hAnsi="Calibri" w:cs="Calibri"/>
        </w:rPr>
        <w:t> = 0.8</w:t>
      </w:r>
      <w:r w:rsidRPr="001B1C0A">
        <w:rPr>
          <w:rFonts w:ascii="Calibri" w:hAnsi="Calibri" w:cs="Calibri"/>
        </w:rPr>
        <w:t xml:space="preserve"> (Figure 4d): this has no impact on the CLIP-COSY sensitivity but leads to a twofold increase in the HSQC sensitivity.</w:t>
      </w:r>
    </w:p>
    <w:tbl>
      <w:tblPr>
        <w:tblStyle w:val="TableGrid"/>
        <w:tblW w:w="0" w:type="auto"/>
        <w:jc w:val="center"/>
        <w:tblLook w:val="04A0" w:firstRow="1" w:lastRow="0" w:firstColumn="1" w:lastColumn="0" w:noHBand="0" w:noVBand="1"/>
      </w:tblPr>
      <w:tblGrid>
        <w:gridCol w:w="2972"/>
        <w:gridCol w:w="4961"/>
      </w:tblGrid>
      <w:tr w:rsidR="00B32FE1" w:rsidRPr="004C02B4" w14:paraId="0D8C6B7A" w14:textId="77777777" w:rsidTr="00B32FE1">
        <w:trPr>
          <w:jc w:val="center"/>
        </w:trPr>
        <w:tc>
          <w:tcPr>
            <w:tcW w:w="2972" w:type="dxa"/>
          </w:tcPr>
          <w:p w14:paraId="7143ACB1" w14:textId="08922C13" w:rsidR="00B32FE1" w:rsidRPr="004C02B4" w:rsidRDefault="00B32FE1" w:rsidP="001B1C0A">
            <w:pPr>
              <w:rPr>
                <w:rFonts w:ascii="Calibri" w:hAnsi="Calibri" w:cs="Calibri"/>
                <w:b/>
                <w:bCs/>
              </w:rPr>
            </w:pPr>
            <w:r w:rsidRPr="004C02B4">
              <w:rPr>
                <w:rFonts w:ascii="Calibri" w:hAnsi="Calibri" w:cs="Calibri"/>
                <w:b/>
                <w:bCs/>
              </w:rPr>
              <w:t>HSQC-COSY method</w:t>
            </w:r>
          </w:p>
        </w:tc>
        <w:tc>
          <w:tcPr>
            <w:tcW w:w="4961" w:type="dxa"/>
          </w:tcPr>
          <w:p w14:paraId="4C44FC35" w14:textId="646A89C8" w:rsidR="00B32FE1" w:rsidRPr="004C02B4" w:rsidRDefault="00B32FE1" w:rsidP="001B1C0A">
            <w:pPr>
              <w:rPr>
                <w:rFonts w:ascii="Calibri" w:hAnsi="Calibri" w:cs="Calibri"/>
                <w:b/>
                <w:bCs/>
              </w:rPr>
            </w:pPr>
            <w:r w:rsidRPr="004C02B4">
              <w:rPr>
                <w:rFonts w:ascii="Calibri" w:hAnsi="Calibri" w:cs="Calibri"/>
                <w:b/>
                <w:bCs/>
              </w:rPr>
              <w:t>Pros and cons</w:t>
            </w:r>
          </w:p>
        </w:tc>
      </w:tr>
      <w:tr w:rsidR="00B32FE1" w:rsidRPr="004C02B4" w14:paraId="27D2E639" w14:textId="77777777" w:rsidTr="00B32FE1">
        <w:trPr>
          <w:jc w:val="center"/>
        </w:trPr>
        <w:tc>
          <w:tcPr>
            <w:tcW w:w="2972" w:type="dxa"/>
          </w:tcPr>
          <w:p w14:paraId="5F03E236" w14:textId="1EC226B0" w:rsidR="00B32FE1" w:rsidRPr="004C02B4" w:rsidRDefault="00B32FE1" w:rsidP="00B32FE1">
            <w:pPr>
              <w:spacing w:line="276" w:lineRule="auto"/>
              <w:rPr>
                <w:rFonts w:ascii="Calibri" w:hAnsi="Calibri" w:cs="Calibri"/>
              </w:rPr>
            </w:pPr>
            <w:r w:rsidRPr="004C02B4">
              <w:rPr>
                <w:rFonts w:ascii="Calibri" w:hAnsi="Calibri" w:cs="Calibri"/>
              </w:rPr>
              <w:t>CLIP</w:t>
            </w:r>
          </w:p>
        </w:tc>
        <w:tc>
          <w:tcPr>
            <w:tcW w:w="4961" w:type="dxa"/>
          </w:tcPr>
          <w:p w14:paraId="330A28FB" w14:textId="15B6050F" w:rsidR="00B32FE1" w:rsidRPr="004C02B4" w:rsidRDefault="00B32FE1" w:rsidP="00B32FE1">
            <w:pPr>
              <w:pStyle w:val="NormalWeb"/>
              <w:spacing w:after="160" w:line="276" w:lineRule="auto"/>
              <w:rPr>
                <w:rFonts w:ascii="Calibri" w:hAnsi="Calibri" w:cs="Calibri"/>
              </w:rPr>
            </w:pPr>
            <w:r w:rsidRPr="004C02B4">
              <w:rPr>
                <w:rFonts w:ascii="Calibri" w:hAnsi="Calibri" w:cs="Calibri"/>
              </w:rPr>
              <w:t>+ Pure absorption lineshapes</w:t>
            </w:r>
            <w:r w:rsidRPr="004C02B4">
              <w:rPr>
                <w:rFonts w:ascii="Calibri" w:hAnsi="Calibri" w:cs="Calibri"/>
              </w:rPr>
              <w:br/>
              <w:t>− Low sensitivity</w:t>
            </w:r>
            <w:r w:rsidRPr="004C02B4">
              <w:rPr>
                <w:rFonts w:ascii="Calibri" w:hAnsi="Calibri" w:cs="Calibri"/>
              </w:rPr>
              <w:br/>
              <w:t xml:space="preserve">− Dephases all unused magnetisation </w:t>
            </w:r>
          </w:p>
        </w:tc>
      </w:tr>
      <w:tr w:rsidR="00B32FE1" w:rsidRPr="004C02B4" w14:paraId="2ACF339A" w14:textId="77777777" w:rsidTr="00B32FE1">
        <w:trPr>
          <w:jc w:val="center"/>
        </w:trPr>
        <w:tc>
          <w:tcPr>
            <w:tcW w:w="2972" w:type="dxa"/>
          </w:tcPr>
          <w:p w14:paraId="60D6E5A8" w14:textId="7CDD9A32" w:rsidR="00B32FE1" w:rsidRPr="004C02B4" w:rsidRDefault="00B32FE1" w:rsidP="00B32FE1">
            <w:pPr>
              <w:spacing w:line="276" w:lineRule="auto"/>
              <w:rPr>
                <w:rFonts w:ascii="Calibri" w:hAnsi="Calibri" w:cs="Calibri"/>
              </w:rPr>
            </w:pPr>
            <w:r w:rsidRPr="004C02B4">
              <w:rPr>
                <w:rFonts w:ascii="Calibri" w:hAnsi="Calibri" w:cs="Calibri"/>
              </w:rPr>
              <w:t>DSE</w:t>
            </w:r>
          </w:p>
        </w:tc>
        <w:tc>
          <w:tcPr>
            <w:tcW w:w="4961" w:type="dxa"/>
          </w:tcPr>
          <w:p w14:paraId="2F354CC7" w14:textId="528E99C2" w:rsidR="00B32FE1" w:rsidRPr="004C02B4" w:rsidRDefault="00B32FE1" w:rsidP="00B32FE1">
            <w:pPr>
              <w:pStyle w:val="NormalWeb"/>
              <w:spacing w:line="276" w:lineRule="auto"/>
              <w:rPr>
                <w:rFonts w:ascii="Calibri" w:hAnsi="Calibri" w:cs="Calibri"/>
              </w:rPr>
            </w:pPr>
            <w:r w:rsidRPr="004C02B4">
              <w:rPr>
                <w:rFonts w:ascii="Calibri" w:hAnsi="Calibri" w:cs="Calibri"/>
              </w:rPr>
              <w:t>− Mixed-phase lineshapes</w:t>
            </w:r>
            <w:r w:rsidRPr="004C02B4">
              <w:rPr>
                <w:rFonts w:ascii="Calibri" w:hAnsi="Calibri" w:cs="Calibri"/>
              </w:rPr>
              <w:br/>
              <w:t>+ High sensitivity</w:t>
            </w:r>
            <w:r w:rsidRPr="004C02B4">
              <w:rPr>
                <w:rFonts w:ascii="Calibri" w:hAnsi="Calibri" w:cs="Calibri"/>
              </w:rPr>
              <w:br/>
              <w:t xml:space="preserve">− Dephases all unused magnetisation </w:t>
            </w:r>
          </w:p>
        </w:tc>
      </w:tr>
      <w:tr w:rsidR="00B32FE1" w:rsidRPr="004C02B4" w14:paraId="20EC5CB5" w14:textId="77777777" w:rsidTr="00B32FE1">
        <w:trPr>
          <w:jc w:val="center"/>
        </w:trPr>
        <w:tc>
          <w:tcPr>
            <w:tcW w:w="2972" w:type="dxa"/>
          </w:tcPr>
          <w:p w14:paraId="69FB7575" w14:textId="66EEA11B" w:rsidR="00B32FE1" w:rsidRPr="004C02B4" w:rsidRDefault="00B32FE1" w:rsidP="00B32FE1">
            <w:pPr>
              <w:spacing w:line="276" w:lineRule="auto"/>
              <w:rPr>
                <w:rFonts w:ascii="Calibri" w:hAnsi="Calibri" w:cs="Calibri"/>
              </w:rPr>
            </w:pPr>
            <w:r w:rsidRPr="004C02B4">
              <w:rPr>
                <w:rFonts w:ascii="Calibri" w:hAnsi="Calibri" w:cs="Calibri"/>
              </w:rPr>
              <w:lastRenderedPageBreak/>
              <w:t>TSE</w:t>
            </w:r>
          </w:p>
        </w:tc>
        <w:tc>
          <w:tcPr>
            <w:tcW w:w="4961" w:type="dxa"/>
          </w:tcPr>
          <w:p w14:paraId="579FC3CA" w14:textId="55E4ACBE" w:rsidR="00B32FE1" w:rsidRPr="004C02B4" w:rsidRDefault="00B32FE1" w:rsidP="00B32FE1">
            <w:pPr>
              <w:spacing w:line="276" w:lineRule="auto"/>
              <w:rPr>
                <w:rFonts w:ascii="Calibri" w:hAnsi="Calibri" w:cs="Calibri"/>
              </w:rPr>
            </w:pPr>
            <w:r w:rsidRPr="004C02B4">
              <w:rPr>
                <w:rFonts w:ascii="Calibri" w:hAnsi="Calibri" w:cs="Calibri"/>
              </w:rPr>
              <w:t>− Mixed-phase lineshapes</w:t>
            </w:r>
            <w:r w:rsidRPr="004C02B4">
              <w:rPr>
                <w:rFonts w:ascii="Calibri" w:hAnsi="Calibri" w:cs="Calibri"/>
              </w:rPr>
              <w:br/>
              <w:t xml:space="preserve">+ Preserves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w:t>
            </w:r>
            <w:r w:rsidRPr="004C02B4">
              <w:rPr>
                <w:rFonts w:ascii="Calibri" w:hAnsi="Calibri" w:cs="Calibri"/>
              </w:rPr>
              <w:br/>
              <w:t xml:space="preserve">+ Compatible with variable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excitation</w:t>
            </w:r>
          </w:p>
          <w:p w14:paraId="6ED5F386" w14:textId="7A1A2238" w:rsidR="00B32FE1" w:rsidRPr="004C02B4" w:rsidRDefault="00B32FE1" w:rsidP="00B32FE1">
            <w:pPr>
              <w:spacing w:line="276" w:lineRule="auto"/>
              <w:rPr>
                <w:rFonts w:ascii="Calibri" w:hAnsi="Calibri" w:cs="Calibri"/>
              </w:rPr>
            </w:pPr>
            <w:r w:rsidRPr="004C02B4">
              <w:rPr>
                <w:rFonts w:ascii="Calibri" w:hAnsi="Calibri" w:cs="Calibri"/>
              </w:rPr>
              <w:t>− Requires an even number of transients</w:t>
            </w:r>
          </w:p>
        </w:tc>
      </w:tr>
    </w:tbl>
    <w:p w14:paraId="549CE04C" w14:textId="0D7D551A" w:rsidR="00B32FE1" w:rsidRPr="004C02B4" w:rsidRDefault="00B32FE1" w:rsidP="00B32FE1">
      <w:pPr>
        <w:jc w:val="center"/>
        <w:rPr>
          <w:rFonts w:ascii="Calibri" w:hAnsi="Calibri" w:cs="Calibri"/>
          <w:sz w:val="22"/>
          <w:szCs w:val="22"/>
        </w:rPr>
      </w:pPr>
      <w:r w:rsidRPr="00B32FE1">
        <w:rPr>
          <w:rFonts w:ascii="Calibri" w:hAnsi="Calibri" w:cs="Calibri"/>
          <w:i/>
          <w:iCs/>
          <w:sz w:val="22"/>
          <w:szCs w:val="22"/>
        </w:rPr>
        <w:t xml:space="preserve">Table 1: </w:t>
      </w:r>
      <w:r w:rsidRPr="00B32FE1">
        <w:rPr>
          <w:rFonts w:ascii="Calibri" w:hAnsi="Calibri" w:cs="Calibri"/>
          <w:sz w:val="22"/>
          <w:szCs w:val="22"/>
        </w:rPr>
        <w:t xml:space="preserve">Comparison of NOAH HSQC-COSY modules. </w:t>
      </w:r>
    </w:p>
    <w:p w14:paraId="48E4CCC8" w14:textId="3EA0BD72" w:rsidR="001B1C0A" w:rsidRPr="004C02B4" w:rsidRDefault="001B1C0A" w:rsidP="001B1C0A">
      <w:pPr>
        <w:pStyle w:val="Heading1"/>
        <w:rPr>
          <w:rFonts w:ascii="Calibri" w:hAnsi="Calibri" w:cs="Calibri"/>
        </w:rPr>
      </w:pPr>
      <w:r w:rsidRPr="004C02B4">
        <w:rPr>
          <w:rFonts w:ascii="Calibri" w:hAnsi="Calibri" w:cs="Calibri"/>
        </w:rPr>
        <w:t>Supersequences with the HMBC</w:t>
      </w:r>
    </w:p>
    <w:p w14:paraId="68E230B8" w14:textId="191E83CB" w:rsidR="00B32FE1" w:rsidRPr="004C02B4" w:rsidRDefault="00A3167C" w:rsidP="00B32FE1">
      <w:pPr>
        <w:jc w:val="center"/>
        <w:rPr>
          <w:rFonts w:ascii="Calibri" w:hAnsi="Calibri" w:cs="Calibri"/>
        </w:rPr>
      </w:pPr>
      <w:commentRangeStart w:id="77"/>
      <w:r>
        <w:rPr>
          <w:rFonts w:ascii="Calibri" w:hAnsi="Calibri" w:cs="Calibri"/>
          <w:noProof/>
        </w:rPr>
        <w:drawing>
          <wp:inline distT="0" distB="0" distL="0" distR="0" wp14:anchorId="42B2D4A5" wp14:editId="6D2E8D3C">
            <wp:extent cx="4337191" cy="5181600"/>
            <wp:effectExtent l="0" t="0" r="6350" b="0"/>
            <wp:docPr id="73871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17078"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37191" cy="5181600"/>
                    </a:xfrm>
                    <a:prstGeom prst="rect">
                      <a:avLst/>
                    </a:prstGeom>
                  </pic:spPr>
                </pic:pic>
              </a:graphicData>
            </a:graphic>
          </wp:inline>
        </w:drawing>
      </w:r>
      <w:commentRangeEnd w:id="77"/>
      <w:r w:rsidR="00580B0D">
        <w:rPr>
          <w:rStyle w:val="CommentReference"/>
        </w:rPr>
        <w:commentReference w:id="77"/>
      </w:r>
    </w:p>
    <w:p w14:paraId="216EE191" w14:textId="73B0CD07" w:rsidR="00B32FE1" w:rsidRPr="004C02B4" w:rsidRDefault="00B32FE1" w:rsidP="00B32FE1">
      <w:pPr>
        <w:jc w:val="center"/>
        <w:rPr>
          <w:rFonts w:ascii="Calibri" w:hAnsi="Calibri" w:cs="Calibri"/>
        </w:rPr>
      </w:pPr>
      <w:r w:rsidRPr="00B32FE1">
        <w:rPr>
          <w:rFonts w:ascii="Calibri" w:hAnsi="Calibri" w:cs="Calibri"/>
          <w:i/>
          <w:iCs/>
          <w:sz w:val="22"/>
          <w:szCs w:val="22"/>
        </w:rPr>
        <w:t xml:space="preserve">Figure 7: </w:t>
      </w:r>
      <w:r w:rsidRPr="00B32FE1">
        <w:rPr>
          <w:rFonts w:ascii="Calibri" w:hAnsi="Calibri" w:cs="Calibri"/>
          <w:sz w:val="22"/>
          <w:szCs w:val="22"/>
        </w:rPr>
        <w:t>Sensitivity comparisons for the three last modules in NOAH-4 BS</w:t>
      </w:r>
      <w:r w:rsidRPr="00B32FE1">
        <w:rPr>
          <w:rFonts w:ascii="Calibri" w:hAnsi="Calibri" w:cs="Calibri"/>
          <w:sz w:val="22"/>
          <w:szCs w:val="22"/>
          <w:vertAlign w:val="superscript"/>
        </w:rPr>
        <w:t>C</w:t>
      </w:r>
      <w:r w:rsidRPr="00B32FE1">
        <w:rPr>
          <w:rFonts w:ascii="Calibri" w:hAnsi="Calibri" w:cs="Calibri"/>
          <w:sz w:val="22"/>
          <w:szCs w:val="22"/>
        </w:rPr>
        <w:t>SC</w:t>
      </w:r>
      <w:r w:rsidRPr="00B32FE1">
        <w:rPr>
          <w:rFonts w:ascii="Calibri" w:hAnsi="Calibri" w:cs="Calibri"/>
          <w:sz w:val="22"/>
          <w:szCs w:val="22"/>
          <w:vertAlign w:val="superscript"/>
        </w:rPr>
        <w:t>c</w:t>
      </w:r>
      <w:r w:rsidRPr="00B32FE1">
        <w:rPr>
          <w:rFonts w:ascii="Calibri" w:hAnsi="Calibri" w:cs="Calibri"/>
          <w:sz w:val="22"/>
          <w:szCs w:val="22"/>
        </w:rPr>
        <w:t xml:space="preserve"> supersequences (shown at the top of the figure), using different implementations of the HSQC-COSY module within. Peak intensities are relative to the HSQC-CLIP-COSY module from a NOAH-3 S</w:t>
      </w:r>
      <w:r w:rsidRPr="00B32FE1">
        <w:rPr>
          <w:rFonts w:ascii="Calibri" w:hAnsi="Calibri" w:cs="Calibri"/>
          <w:sz w:val="22"/>
          <w:szCs w:val="22"/>
          <w:vertAlign w:val="superscript"/>
        </w:rPr>
        <w:t>C</w:t>
      </w:r>
      <w:r w:rsidRPr="00B32FE1">
        <w:rPr>
          <w:rFonts w:ascii="Calibri" w:hAnsi="Calibri" w:cs="Calibri"/>
          <w:sz w:val="22"/>
          <w:szCs w:val="22"/>
        </w:rPr>
        <w:t>SC</w:t>
      </w:r>
      <w:r w:rsidRPr="00B32FE1">
        <w:rPr>
          <w:rFonts w:ascii="Calibri" w:hAnsi="Calibri" w:cs="Calibri"/>
          <w:sz w:val="22"/>
          <w:szCs w:val="22"/>
          <w:vertAlign w:val="superscript"/>
        </w:rPr>
        <w:t>c</w:t>
      </w:r>
      <w:r w:rsidRPr="00B32FE1">
        <w:rPr>
          <w:rFonts w:ascii="Calibri" w:hAnsi="Calibri" w:cs="Calibri"/>
          <w:sz w:val="22"/>
          <w:szCs w:val="22"/>
        </w:rPr>
        <w:t xml:space="preserve"> supersequence, and HSQC and CLIP-COSY spectra from a NOAH-2 SC</w:t>
      </w:r>
      <w:r w:rsidRPr="00B32FE1">
        <w:rPr>
          <w:rFonts w:ascii="Calibri" w:hAnsi="Calibri" w:cs="Calibri"/>
          <w:sz w:val="22"/>
          <w:szCs w:val="22"/>
          <w:vertAlign w:val="superscript"/>
        </w:rPr>
        <w:t>c</w:t>
      </w:r>
      <w:r w:rsidRPr="00B32FE1">
        <w:rPr>
          <w:rFonts w:ascii="Calibri" w:hAnsi="Calibri" w:cs="Calibri"/>
          <w:sz w:val="22"/>
          <w:szCs w:val="22"/>
        </w:rPr>
        <w:t xml:space="preserve"> experiment (these are the same reference spectra as used in Figure 4). Numbers in parentheses indicate averages over all peaks. </w:t>
      </w:r>
      <w:r w:rsidRPr="00B32FE1">
        <w:rPr>
          <w:rFonts w:ascii="Calibri" w:hAnsi="Calibri" w:cs="Calibri"/>
          <w:b/>
          <w:bCs/>
          <w:sz w:val="22"/>
          <w:szCs w:val="22"/>
        </w:rPr>
        <w:t xml:space="preserve">(a) </w:t>
      </w:r>
      <w:r w:rsidRPr="00B32FE1">
        <w:rPr>
          <w:rFonts w:ascii="Calibri" w:hAnsi="Calibri" w:cs="Calibri"/>
          <w:sz w:val="22"/>
          <w:szCs w:val="22"/>
        </w:rPr>
        <w:t xml:space="preserve">HSQC-CLIP-COSY. </w:t>
      </w:r>
      <w:r w:rsidRPr="00B32FE1">
        <w:rPr>
          <w:rFonts w:ascii="Calibri" w:hAnsi="Calibri" w:cs="Calibri"/>
          <w:b/>
          <w:bCs/>
          <w:sz w:val="22"/>
          <w:szCs w:val="22"/>
        </w:rPr>
        <w:t xml:space="preserve">(b) </w:t>
      </w:r>
      <w:r w:rsidRPr="00B32FE1">
        <w:rPr>
          <w:rFonts w:ascii="Calibri" w:hAnsi="Calibri" w:cs="Calibri"/>
          <w:sz w:val="22"/>
          <w:szCs w:val="22"/>
        </w:rPr>
        <w:t xml:space="preserve">DSE HSQC-COSY. </w:t>
      </w:r>
      <w:r w:rsidRPr="00B32FE1">
        <w:rPr>
          <w:rFonts w:ascii="Calibri" w:hAnsi="Calibri" w:cs="Calibri"/>
          <w:b/>
          <w:bCs/>
          <w:sz w:val="22"/>
          <w:szCs w:val="22"/>
        </w:rPr>
        <w:t xml:space="preserve">(c) </w:t>
      </w:r>
      <w:r w:rsidRPr="00B32FE1">
        <w:rPr>
          <w:rFonts w:ascii="Calibri" w:hAnsi="Calibri" w:cs="Calibri"/>
          <w:sz w:val="22"/>
          <w:szCs w:val="22"/>
        </w:rPr>
        <w:t>TSE HSQC-COSY, acquired wit</w:t>
      </w:r>
      <w:r w:rsidRPr="004C02B4">
        <w:rPr>
          <w:rFonts w:ascii="Calibri" w:hAnsi="Calibri" w:cs="Calibri"/>
          <w:sz w:val="22"/>
          <w:szCs w:val="22"/>
        </w:rPr>
        <w:t xml:space="preserve">h </w:t>
      </w:r>
      <w:r w:rsidRPr="004C02B4">
        <w:rPr>
          <w:rFonts w:ascii="Calibri" w:hAnsi="Calibri" w:cs="Calibri"/>
          <w:i/>
          <w:iCs/>
          <w:sz w:val="22"/>
          <w:szCs w:val="22"/>
        </w:rPr>
        <w:t>f</w:t>
      </w:r>
      <w:r w:rsidRPr="004C02B4">
        <w:rPr>
          <w:rFonts w:ascii="Calibri" w:hAnsi="Calibri" w:cs="Calibri"/>
          <w:sz w:val="22"/>
          <w:szCs w:val="22"/>
        </w:rPr>
        <w:t> = 1</w:t>
      </w:r>
      <w:r w:rsidRPr="00B32FE1">
        <w:rPr>
          <w:rFonts w:ascii="Calibri" w:hAnsi="Calibri" w:cs="Calibri"/>
          <w:sz w:val="22"/>
          <w:szCs w:val="22"/>
        </w:rPr>
        <w:t xml:space="preserve">. </w:t>
      </w:r>
      <w:r w:rsidRPr="00B32FE1">
        <w:rPr>
          <w:rFonts w:ascii="Calibri" w:hAnsi="Calibri" w:cs="Calibri"/>
          <w:b/>
          <w:bCs/>
          <w:sz w:val="22"/>
          <w:szCs w:val="22"/>
        </w:rPr>
        <w:t xml:space="preserve">(d) </w:t>
      </w:r>
      <w:r w:rsidRPr="00B32FE1">
        <w:rPr>
          <w:rFonts w:ascii="Calibri" w:hAnsi="Calibri" w:cs="Calibri"/>
          <w:sz w:val="22"/>
          <w:szCs w:val="22"/>
        </w:rPr>
        <w:t>TSE HSQC-COSY, acquired wit</w:t>
      </w:r>
      <w:r w:rsidRPr="004C02B4">
        <w:rPr>
          <w:rFonts w:ascii="Calibri" w:hAnsi="Calibri" w:cs="Calibri"/>
          <w:sz w:val="22"/>
          <w:szCs w:val="22"/>
        </w:rPr>
        <w:t xml:space="preserve">h </w:t>
      </w:r>
      <w:r w:rsidRPr="004C02B4">
        <w:rPr>
          <w:rFonts w:ascii="Calibri" w:hAnsi="Calibri" w:cs="Calibri"/>
          <w:i/>
          <w:iCs/>
          <w:sz w:val="22"/>
          <w:szCs w:val="22"/>
        </w:rPr>
        <w:t>f</w:t>
      </w:r>
      <w:r w:rsidRPr="004C02B4">
        <w:rPr>
          <w:rFonts w:ascii="Calibri" w:hAnsi="Calibri" w:cs="Calibri"/>
          <w:sz w:val="22"/>
          <w:szCs w:val="22"/>
        </w:rPr>
        <w:t> = 0.8</w:t>
      </w:r>
      <w:r w:rsidRPr="00B32FE1">
        <w:rPr>
          <w:rFonts w:ascii="Calibri" w:hAnsi="Calibri" w:cs="Calibri"/>
          <w:sz w:val="22"/>
          <w:szCs w:val="22"/>
        </w:rPr>
        <w:t>. Spectra were obtained on a 700</w:t>
      </w:r>
      <w:r w:rsidRPr="004C02B4">
        <w:rPr>
          <w:rFonts w:ascii="Calibri" w:hAnsi="Calibri" w:cs="Calibri"/>
          <w:sz w:val="22"/>
          <w:szCs w:val="22"/>
        </w:rPr>
        <w:t> </w:t>
      </w:r>
      <w:r w:rsidRPr="00B32FE1">
        <w:rPr>
          <w:rFonts w:ascii="Calibri" w:hAnsi="Calibri" w:cs="Calibri"/>
          <w:sz w:val="22"/>
          <w:szCs w:val="22"/>
        </w:rPr>
        <w:t>MHz Bruker AV III equipped with a TCI H/C/N cryoprobe; the sample used was 40</w:t>
      </w:r>
      <w:r w:rsidRPr="004C02B4">
        <w:rPr>
          <w:rFonts w:ascii="Calibri" w:hAnsi="Calibri" w:cs="Calibri"/>
          <w:sz w:val="22"/>
          <w:szCs w:val="22"/>
        </w:rPr>
        <w:t> </w:t>
      </w:r>
      <w:r w:rsidRPr="00B32FE1">
        <w:rPr>
          <w:rFonts w:ascii="Calibri" w:hAnsi="Calibri" w:cs="Calibri"/>
          <w:sz w:val="22"/>
          <w:szCs w:val="22"/>
        </w:rPr>
        <w:t>mM andrographolide in DMSO</w:t>
      </w:r>
      <w:r w:rsidRPr="004C02B4">
        <w:rPr>
          <w:rFonts w:ascii="Calibri" w:hAnsi="Calibri" w:cs="Calibri"/>
          <w:sz w:val="22"/>
          <w:szCs w:val="22"/>
        </w:rPr>
        <w:t>-</w:t>
      </w:r>
      <w:r w:rsidRPr="004C02B4">
        <w:rPr>
          <w:rFonts w:ascii="Calibri" w:hAnsi="Calibri" w:cs="Calibri"/>
          <w:i/>
          <w:iCs/>
          <w:sz w:val="22"/>
          <w:szCs w:val="22"/>
        </w:rPr>
        <w:t>d</w:t>
      </w:r>
      <w:r w:rsidRPr="004C02B4">
        <w:rPr>
          <w:rFonts w:ascii="Calibri" w:hAnsi="Calibri" w:cs="Calibri"/>
          <w:sz w:val="22"/>
          <w:szCs w:val="22"/>
          <w:vertAlign w:val="subscript"/>
        </w:rPr>
        <w:t>6</w:t>
      </w:r>
      <w:r w:rsidRPr="004C02B4">
        <w:rPr>
          <w:rFonts w:ascii="Calibri" w:hAnsi="Calibri" w:cs="Calibri"/>
          <w:sz w:val="22"/>
          <w:szCs w:val="22"/>
        </w:rPr>
        <w:t>.</w:t>
      </w:r>
    </w:p>
    <w:p w14:paraId="2FEC3867" w14:textId="4BFDF664" w:rsidR="00B32FE1" w:rsidRPr="004C02B4" w:rsidRDefault="00B32FE1" w:rsidP="00B32FE1">
      <w:pPr>
        <w:rPr>
          <w:rFonts w:ascii="Calibri" w:hAnsi="Calibri" w:cs="Calibri"/>
        </w:rPr>
      </w:pPr>
      <w:r w:rsidRPr="00B32FE1">
        <w:rPr>
          <w:rFonts w:ascii="Calibri" w:hAnsi="Calibri" w:cs="Calibri"/>
        </w:rPr>
        <w:lastRenderedPageBreak/>
        <w:t xml:space="preserve">The relative merits of the three HSQC-COSY implementations described thus far are summarised in Table 1. Clearly, while the TSE HSQC-COSY adheres most to the ideal concept of a NOAH module (and is therefore recommended as the default in the GENESIS website), there are tradeoffs involved in choosing any of these. We mention here a further consideration which may influence the user’s choice, namely, the addition of the HMBC module to the beginning of a supersequence, which dephases all unused </w:t>
      </w:r>
      <w:r w:rsidRPr="00B32FE1">
        <w:rPr>
          <w:rFonts w:ascii="Calibri" w:hAnsi="Calibri" w:cs="Calibri"/>
          <w:vertAlign w:val="superscript"/>
        </w:rPr>
        <w:t>1</w:t>
      </w:r>
      <w:r w:rsidRPr="00B32FE1">
        <w:rPr>
          <w:rFonts w:ascii="Calibri" w:hAnsi="Calibri" w:cs="Calibri"/>
        </w:rPr>
        <w:t>H</w:t>
      </w:r>
      <w:r w:rsidRPr="00B32FE1">
        <w:rPr>
          <w:rFonts w:ascii="Calibri" w:hAnsi="Calibri" w:cs="Calibri"/>
          <w:vertAlign w:val="superscript"/>
        </w:rPr>
        <w:t>!C</w:t>
      </w:r>
      <w:r w:rsidRPr="00B32FE1">
        <w:rPr>
          <w:rFonts w:ascii="Calibri" w:hAnsi="Calibri" w:cs="Calibri"/>
        </w:rPr>
        <w:t xml:space="preserve"> magnetisation: therefore, in a supersequence which begins with the HMBC module, the fact that the TSE HSQC-COSY preseves </w:t>
      </w:r>
      <w:r w:rsidRPr="00B32FE1">
        <w:rPr>
          <w:rFonts w:ascii="Calibri" w:hAnsi="Calibri" w:cs="Calibri"/>
          <w:vertAlign w:val="superscript"/>
        </w:rPr>
        <w:t>1</w:t>
      </w:r>
      <w:r w:rsidRPr="00B32FE1">
        <w:rPr>
          <w:rFonts w:ascii="Calibri" w:hAnsi="Calibri" w:cs="Calibri"/>
        </w:rPr>
        <w:t>H</w:t>
      </w:r>
      <w:r w:rsidRPr="00B32FE1">
        <w:rPr>
          <w:rFonts w:ascii="Calibri" w:hAnsi="Calibri" w:cs="Calibri"/>
          <w:vertAlign w:val="superscript"/>
        </w:rPr>
        <w:t>!C</w:t>
      </w:r>
      <w:r w:rsidRPr="00B32FE1">
        <w:rPr>
          <w:rFonts w:ascii="Calibri" w:hAnsi="Calibri" w:cs="Calibri"/>
        </w:rPr>
        <w:t xml:space="preserve"> magnetisation is less </w:t>
      </w:r>
      <w:r w:rsidRPr="004C02B4">
        <w:rPr>
          <w:rFonts w:ascii="Calibri" w:hAnsi="Calibri" w:cs="Calibri"/>
        </w:rPr>
        <w:t>relevant.</w:t>
      </w:r>
    </w:p>
    <w:p w14:paraId="3903CAFC" w14:textId="3F923BEA" w:rsidR="00B32FE1" w:rsidRPr="00B32FE1" w:rsidRDefault="00B32FE1" w:rsidP="00B32FE1">
      <w:pPr>
        <w:rPr>
          <w:rFonts w:ascii="Calibri" w:hAnsi="Calibri" w:cs="Calibri"/>
        </w:rPr>
      </w:pPr>
      <w:r w:rsidRPr="00B32FE1">
        <w:rPr>
          <w:rFonts w:ascii="Calibri" w:hAnsi="Calibri" w:cs="Calibri"/>
        </w:rPr>
        <w:t>This is quantified in Figure 7, which provides the same sensitivity comparisons as before, but using a NOAH-4 BS</w:t>
      </w:r>
      <w:r w:rsidRPr="00B32FE1">
        <w:rPr>
          <w:rFonts w:ascii="Calibri" w:hAnsi="Calibri" w:cs="Calibri"/>
          <w:vertAlign w:val="superscript"/>
        </w:rPr>
        <w:t>C</w:t>
      </w:r>
      <w:r w:rsidRPr="00B32FE1">
        <w:rPr>
          <w:rFonts w:ascii="Calibri" w:hAnsi="Calibri" w:cs="Calibri"/>
        </w:rPr>
        <w:t>SC</w:t>
      </w:r>
      <w:r w:rsidRPr="00B32FE1">
        <w:rPr>
          <w:rFonts w:ascii="Calibri" w:hAnsi="Calibri" w:cs="Calibri"/>
          <w:vertAlign w:val="superscript"/>
        </w:rPr>
        <w:t>c</w:t>
      </w:r>
      <w:r w:rsidRPr="00B32FE1">
        <w:rPr>
          <w:rFonts w:ascii="Calibri" w:hAnsi="Calibri" w:cs="Calibri"/>
        </w:rPr>
        <w:t xml:space="preserve"> supersequence (B = HMBC) instead. The ‘reference’ spectra used to calculate relative sensitivities are the same as that in Figure 4. Thus, any deviations between the two graphs derive solely from the addition of the HMBC module.</w:t>
      </w:r>
    </w:p>
    <w:p w14:paraId="3D71B19F" w14:textId="596DEF7F" w:rsidR="00A06350" w:rsidRPr="004C02B4" w:rsidRDefault="00B32FE1" w:rsidP="00A06350">
      <w:pPr>
        <w:rPr>
          <w:rFonts w:ascii="Calibri" w:hAnsi="Calibri" w:cs="Calibri"/>
        </w:rPr>
      </w:pPr>
      <w:r w:rsidRPr="00B32FE1">
        <w:rPr>
          <w:rFonts w:ascii="Calibri" w:hAnsi="Calibri" w:cs="Calibri"/>
        </w:rPr>
        <w:t>Compared to Figure 4, the</w:t>
      </w:r>
      <w:ins w:id="78" w:author="Jonathan Yong" w:date="2024-03-24T15:05:00Z">
        <w:r w:rsidR="00A06350">
          <w:rPr>
            <w:rFonts w:ascii="Calibri" w:hAnsi="Calibri" w:cs="Calibri"/>
          </w:rPr>
          <w:t xml:space="preserve"> inclusion of the HMBC module</w:t>
        </w:r>
      </w:ins>
      <w:del w:id="79" w:author="Jonathan Yong" w:date="2024-03-24T15:05:00Z">
        <w:r w:rsidRPr="00B32FE1" w:rsidDel="00A06350">
          <w:rPr>
            <w:rFonts w:ascii="Calibri" w:hAnsi="Calibri" w:cs="Calibri"/>
          </w:rPr>
          <w:delText>r</w:delText>
        </w:r>
      </w:del>
      <w:ins w:id="80" w:author="Jonathan Yong" w:date="2024-03-24T15:05:00Z">
        <w:r w:rsidR="00A06350">
          <w:rPr>
            <w:rFonts w:ascii="Calibri" w:hAnsi="Calibri" w:cs="Calibri"/>
          </w:rPr>
          <w:t xml:space="preserve"> leads to</w:t>
        </w:r>
      </w:ins>
      <w:del w:id="81" w:author="Jonathan Yong" w:date="2024-03-24T15:05:00Z">
        <w:r w:rsidRPr="00B32FE1" w:rsidDel="00A06350">
          <w:rPr>
            <w:rFonts w:ascii="Calibri" w:hAnsi="Calibri" w:cs="Calibri"/>
          </w:rPr>
          <w:delText>e is</w:delText>
        </w:r>
      </w:del>
      <w:r w:rsidRPr="00B32FE1">
        <w:rPr>
          <w:rFonts w:ascii="Calibri" w:hAnsi="Calibri" w:cs="Calibri"/>
        </w:rPr>
        <w:t xml:space="preserve"> a </w:t>
      </w:r>
      <w:del w:id="82" w:author="Jonathan Yong" w:date="2024-03-24T15:05:00Z">
        <w:r w:rsidRPr="00B32FE1" w:rsidDel="00A06350">
          <w:rPr>
            <w:rFonts w:ascii="Calibri" w:hAnsi="Calibri" w:cs="Calibri"/>
          </w:rPr>
          <w:delText xml:space="preserve">uniform and </w:delText>
        </w:r>
      </w:del>
      <w:r w:rsidRPr="00B32FE1">
        <w:rPr>
          <w:rFonts w:ascii="Calibri" w:hAnsi="Calibri" w:cs="Calibri"/>
        </w:rPr>
        <w:t xml:space="preserve">slight </w:t>
      </w:r>
      <w:ins w:id="83" w:author="Jonathan Yong" w:date="2024-03-24T15:05:00Z">
        <w:r w:rsidR="00A06350">
          <w:rPr>
            <w:rFonts w:ascii="Calibri" w:hAnsi="Calibri" w:cs="Calibri"/>
          </w:rPr>
          <w:t xml:space="preserve">but uniform </w:t>
        </w:r>
      </w:ins>
      <w:r w:rsidRPr="00B32FE1">
        <w:rPr>
          <w:rFonts w:ascii="Calibri" w:hAnsi="Calibri" w:cs="Calibri"/>
        </w:rPr>
        <w:t xml:space="preserve">drop in the sensitivity of </w:t>
      </w:r>
      <w:ins w:id="84" w:author="Jonathan Yong" w:date="2024-03-24T15:05:00Z">
        <w:r w:rsidR="00A06350">
          <w:rPr>
            <w:rFonts w:ascii="Calibri" w:hAnsi="Calibri" w:cs="Calibri"/>
          </w:rPr>
          <w:t xml:space="preserve">each of </w:t>
        </w:r>
      </w:ins>
      <w:r w:rsidRPr="00B32FE1">
        <w:rPr>
          <w:rFonts w:ascii="Calibri" w:hAnsi="Calibri" w:cs="Calibri"/>
        </w:rPr>
        <w:t xml:space="preserve">the HSQC-COSY modules. This is due to the slightly imperfect preservation of </w:t>
      </w:r>
      <w:r w:rsidRPr="00B32FE1">
        <w:rPr>
          <w:rFonts w:ascii="Calibri" w:hAnsi="Calibri" w:cs="Calibri"/>
          <w:vertAlign w:val="superscript"/>
        </w:rPr>
        <w:t>1</w:t>
      </w:r>
      <w:r w:rsidRPr="00B32FE1">
        <w:rPr>
          <w:rFonts w:ascii="Calibri" w:hAnsi="Calibri" w:cs="Calibri"/>
        </w:rPr>
        <w:t>H</w:t>
      </w:r>
      <w:r w:rsidRPr="00B32FE1">
        <w:rPr>
          <w:rFonts w:ascii="Calibri" w:hAnsi="Calibri" w:cs="Calibri"/>
          <w:vertAlign w:val="superscript"/>
        </w:rPr>
        <w:t>C</w:t>
      </w:r>
      <w:r w:rsidRPr="00B32FE1">
        <w:rPr>
          <w:rFonts w:ascii="Calibri" w:hAnsi="Calibri" w:cs="Calibri"/>
        </w:rPr>
        <w:t xml:space="preserve"> magnetisation by the HMBC module. </w:t>
      </w:r>
      <w:del w:id="85" w:author="Jonathan Yong" w:date="2024-03-24T15:06:00Z">
        <w:r w:rsidRPr="00B32FE1" w:rsidDel="00A06350">
          <w:rPr>
            <w:rFonts w:ascii="Calibri" w:hAnsi="Calibri" w:cs="Calibri"/>
          </w:rPr>
          <w:delText>The more relevant</w:delText>
        </w:r>
      </w:del>
      <w:ins w:id="86" w:author="Jonathan Yong" w:date="2024-03-24T15:06:00Z">
        <w:r w:rsidR="00A06350">
          <w:rPr>
            <w:rFonts w:ascii="Calibri" w:hAnsi="Calibri" w:cs="Calibri"/>
          </w:rPr>
          <w:t xml:space="preserve">As described above, however, the </w:t>
        </w:r>
      </w:ins>
      <w:ins w:id="87" w:author="Jonathan Yong" w:date="2024-03-24T15:40:00Z">
        <w:r w:rsidR="00B13958">
          <w:rPr>
            <w:rFonts w:ascii="Calibri" w:hAnsi="Calibri" w:cs="Calibri"/>
          </w:rPr>
          <w:t>addition of</w:t>
        </w:r>
      </w:ins>
      <w:ins w:id="88" w:author="Jonathan Yong" w:date="2024-03-24T15:06:00Z">
        <w:r w:rsidR="00A06350">
          <w:rPr>
            <w:rFonts w:ascii="Calibri" w:hAnsi="Calibri" w:cs="Calibri"/>
          </w:rPr>
          <w:t xml:space="preserve"> the HMBC module </w:t>
        </w:r>
      </w:ins>
      <w:ins w:id="89" w:author="Jonathan Yong" w:date="2024-03-24T15:41:00Z">
        <w:r w:rsidR="00B13958">
          <w:rPr>
            <w:rFonts w:ascii="Calibri" w:hAnsi="Calibri" w:cs="Calibri"/>
          </w:rPr>
          <w:t xml:space="preserve">has the greatest impact </w:t>
        </w:r>
      </w:ins>
      <w:ins w:id="90" w:author="Jonathan Yong" w:date="2024-03-24T15:06:00Z">
        <w:r w:rsidR="00A06350">
          <w:rPr>
            <w:rFonts w:ascii="Calibri" w:hAnsi="Calibri" w:cs="Calibri"/>
          </w:rPr>
          <w:t>on the final CLIP-COSY module</w:t>
        </w:r>
      </w:ins>
      <w:ins w:id="91" w:author="Jonathan Yong" w:date="2024-03-24T15:41:00Z">
        <w:r w:rsidR="00B13958">
          <w:rPr>
            <w:rFonts w:ascii="Calibri" w:hAnsi="Calibri" w:cs="Calibri"/>
          </w:rPr>
          <w:t>,</w:t>
        </w:r>
      </w:ins>
      <w:ins w:id="92" w:author="Jonathan Yong" w:date="2024-03-24T15:06:00Z">
        <w:r w:rsidR="00A06350">
          <w:rPr>
            <w:rFonts w:ascii="Calibri" w:hAnsi="Calibri" w:cs="Calibri"/>
          </w:rPr>
          <w:t xml:space="preserve"> which also uses </w:t>
        </w:r>
        <w:r w:rsidR="00A06350" w:rsidRPr="00A06350">
          <w:rPr>
            <w:rFonts w:ascii="Calibri" w:hAnsi="Calibri" w:cs="Calibri"/>
            <w:vertAlign w:val="superscript"/>
            <w:rPrChange w:id="93" w:author="Jonathan Yong" w:date="2024-03-24T15:06:00Z">
              <w:rPr>
                <w:rFonts w:ascii="Calibri" w:hAnsi="Calibri" w:cs="Calibri"/>
              </w:rPr>
            </w:rPrChange>
          </w:rPr>
          <w:t>1</w:t>
        </w:r>
        <w:r w:rsidR="00A06350">
          <w:rPr>
            <w:rFonts w:ascii="Calibri" w:hAnsi="Calibri" w:cs="Calibri"/>
          </w:rPr>
          <w:t>H</w:t>
        </w:r>
        <w:r w:rsidR="00A06350" w:rsidRPr="00A06350">
          <w:rPr>
            <w:rFonts w:ascii="Calibri" w:hAnsi="Calibri" w:cs="Calibri"/>
            <w:vertAlign w:val="superscript"/>
            <w:rPrChange w:id="94" w:author="Jonathan Yong" w:date="2024-03-24T15:06:00Z">
              <w:rPr>
                <w:rFonts w:ascii="Calibri" w:hAnsi="Calibri" w:cs="Calibri"/>
              </w:rPr>
            </w:rPrChange>
          </w:rPr>
          <w:t>!C</w:t>
        </w:r>
        <w:r w:rsidR="00A06350">
          <w:rPr>
            <w:rFonts w:ascii="Calibri" w:hAnsi="Calibri" w:cs="Calibri"/>
          </w:rPr>
          <w:t xml:space="preserve"> magnetisation.</w:t>
        </w:r>
      </w:ins>
      <w:del w:id="95" w:author="Jonathan Yong" w:date="2024-03-24T15:06:00Z">
        <w:r w:rsidRPr="00B32FE1" w:rsidDel="00A06350">
          <w:rPr>
            <w:rFonts w:ascii="Calibri" w:hAnsi="Calibri" w:cs="Calibri"/>
          </w:rPr>
          <w:delText xml:space="preserve"> module to compare, though, is the CLIP-COSY.</w:delText>
        </w:r>
      </w:del>
      <w:r w:rsidRPr="00B32FE1">
        <w:rPr>
          <w:rFonts w:ascii="Calibri" w:hAnsi="Calibri" w:cs="Calibri"/>
        </w:rPr>
        <w:t xml:space="preserve"> The </w:t>
      </w:r>
      <w:ins w:id="96" w:author="Jonathan Yong" w:date="2024-03-24T15:07:00Z">
        <w:r w:rsidR="00A06350">
          <w:rPr>
            <w:rFonts w:ascii="Calibri" w:hAnsi="Calibri" w:cs="Calibri"/>
          </w:rPr>
          <w:t xml:space="preserve">supersequences with the </w:t>
        </w:r>
      </w:ins>
      <w:r w:rsidRPr="00B32FE1">
        <w:rPr>
          <w:rFonts w:ascii="Calibri" w:hAnsi="Calibri" w:cs="Calibri"/>
        </w:rPr>
        <w:t>TSE HSQC-COSY</w:t>
      </w:r>
      <w:ins w:id="97" w:author="Jonathan Yong" w:date="2024-03-24T15:07:00Z">
        <w:r w:rsidR="00A06350">
          <w:rPr>
            <w:rFonts w:ascii="Calibri" w:hAnsi="Calibri" w:cs="Calibri"/>
          </w:rPr>
          <w:t xml:space="preserve"> (Figures 7c and 7d) </w:t>
        </w:r>
      </w:ins>
      <w:del w:id="98" w:author="Jonathan Yong" w:date="2024-03-24T15:07:00Z">
        <w:r w:rsidRPr="00B32FE1" w:rsidDel="00A06350">
          <w:rPr>
            <w:rFonts w:ascii="Calibri" w:hAnsi="Calibri" w:cs="Calibri"/>
          </w:rPr>
          <w:delText xml:space="preserve"> </w:delText>
        </w:r>
      </w:del>
      <w:del w:id="99" w:author="Jonathan Yong" w:date="2024-03-24T15:08:00Z">
        <w:r w:rsidRPr="00B32FE1" w:rsidDel="00A06350">
          <w:rPr>
            <w:rFonts w:ascii="Calibri" w:hAnsi="Calibri" w:cs="Calibri"/>
          </w:rPr>
          <w:delText>still</w:delText>
        </w:r>
      </w:del>
      <w:ins w:id="100" w:author="Jonathan Yong" w:date="2024-03-24T15:08:00Z">
        <w:r w:rsidR="00A06350">
          <w:rPr>
            <w:rFonts w:ascii="Calibri" w:hAnsi="Calibri" w:cs="Calibri"/>
          </w:rPr>
          <w:t>retain around 40% of the CLIP-COSY sensitivity: this still represents an improvement over</w:t>
        </w:r>
      </w:ins>
      <w:del w:id="101" w:author="Jonathan Yong" w:date="2024-03-24T15:08:00Z">
        <w:r w:rsidRPr="00B32FE1" w:rsidDel="00A06350">
          <w:rPr>
            <w:rFonts w:ascii="Calibri" w:hAnsi="Calibri" w:cs="Calibri"/>
          </w:rPr>
          <w:delText xml:space="preserve"> outperform</w:delText>
        </w:r>
      </w:del>
      <w:del w:id="102" w:author="Jonathan Yong" w:date="2024-03-24T15:07:00Z">
        <w:r w:rsidRPr="00B32FE1" w:rsidDel="00A06350">
          <w:rPr>
            <w:rFonts w:ascii="Calibri" w:hAnsi="Calibri" w:cs="Calibri"/>
          </w:rPr>
          <w:delText>s</w:delText>
        </w:r>
      </w:del>
      <w:r w:rsidRPr="00B32FE1">
        <w:rPr>
          <w:rFonts w:ascii="Calibri" w:hAnsi="Calibri" w:cs="Calibri"/>
        </w:rPr>
        <w:t xml:space="preserve"> </w:t>
      </w:r>
      <w:ins w:id="103" w:author="Jonathan Yong" w:date="2024-03-24T15:42:00Z">
        <w:r w:rsidR="00B13958">
          <w:rPr>
            <w:rFonts w:ascii="Calibri" w:hAnsi="Calibri" w:cs="Calibri"/>
          </w:rPr>
          <w:t xml:space="preserve">those using </w:t>
        </w:r>
      </w:ins>
      <w:r w:rsidRPr="00B32FE1">
        <w:rPr>
          <w:rFonts w:ascii="Calibri" w:hAnsi="Calibri" w:cs="Calibri"/>
        </w:rPr>
        <w:t xml:space="preserve">the </w:t>
      </w:r>
      <w:del w:id="104" w:author="Jonathan Yong" w:date="2024-03-24T15:07:00Z">
        <w:r w:rsidRPr="00B32FE1" w:rsidDel="00A06350">
          <w:rPr>
            <w:rFonts w:ascii="Calibri" w:hAnsi="Calibri" w:cs="Calibri"/>
          </w:rPr>
          <w:delText xml:space="preserve">other </w:delText>
        </w:r>
      </w:del>
      <w:ins w:id="105" w:author="Jonathan Yong" w:date="2024-03-24T15:07:00Z">
        <w:r w:rsidR="00A06350">
          <w:rPr>
            <w:rFonts w:ascii="Calibri" w:hAnsi="Calibri" w:cs="Calibri"/>
          </w:rPr>
          <w:t xml:space="preserve">CLIP and DSE </w:t>
        </w:r>
      </w:ins>
      <w:r w:rsidRPr="00B32FE1">
        <w:rPr>
          <w:rFonts w:ascii="Calibri" w:hAnsi="Calibri" w:cs="Calibri"/>
        </w:rPr>
        <w:t>implementations</w:t>
      </w:r>
      <w:ins w:id="106" w:author="Jonathan Yong" w:date="2024-03-24T15:07:00Z">
        <w:r w:rsidR="00A06350">
          <w:rPr>
            <w:rFonts w:ascii="Calibri" w:hAnsi="Calibri" w:cs="Calibri"/>
          </w:rPr>
          <w:t xml:space="preserve"> (Figures 7a and 7b),</w:t>
        </w:r>
      </w:ins>
      <w:ins w:id="107" w:author="Jonathan Yong" w:date="2024-03-24T15:08:00Z">
        <w:r w:rsidR="00A06350">
          <w:rPr>
            <w:rFonts w:ascii="Calibri" w:hAnsi="Calibri" w:cs="Calibri"/>
          </w:rPr>
          <w:t xml:space="preserve"> which have approximately 30% sensitivity for the CLIP-COSY.</w:t>
        </w:r>
      </w:ins>
      <w:r w:rsidRPr="00B32FE1">
        <w:rPr>
          <w:rFonts w:ascii="Calibri" w:hAnsi="Calibri" w:cs="Calibri"/>
        </w:rPr>
        <w:t xml:space="preserve"> </w:t>
      </w:r>
      <w:ins w:id="108" w:author="Jonathan Yong" w:date="2024-03-24T15:08:00Z">
        <w:r w:rsidR="00A06350">
          <w:rPr>
            <w:rFonts w:ascii="Calibri" w:hAnsi="Calibri" w:cs="Calibri"/>
          </w:rPr>
          <w:t xml:space="preserve">This is </w:t>
        </w:r>
      </w:ins>
      <w:r w:rsidRPr="00B32FE1">
        <w:rPr>
          <w:rFonts w:ascii="Calibri" w:hAnsi="Calibri" w:cs="Calibri"/>
        </w:rPr>
        <w:t>because the</w:t>
      </w:r>
      <w:ins w:id="109" w:author="Jonathan Yong" w:date="2024-03-24T15:09:00Z">
        <w:r w:rsidR="00A06350">
          <w:rPr>
            <w:rFonts w:ascii="Calibri" w:hAnsi="Calibri" w:cs="Calibri"/>
          </w:rPr>
          <w:t xml:space="preserve"> TSE HSQC-COSY supersequences allow </w:t>
        </w:r>
      </w:ins>
      <w:del w:id="110" w:author="Jonathan Yong" w:date="2024-03-24T15:09:00Z">
        <w:r w:rsidRPr="00B32FE1" w:rsidDel="00A06350">
          <w:rPr>
            <w:rFonts w:ascii="Calibri" w:hAnsi="Calibri" w:cs="Calibri"/>
          </w:rPr>
          <w:delText xml:space="preserve"> </w:delText>
        </w:r>
      </w:del>
      <w:r w:rsidRPr="00B32FE1">
        <w:rPr>
          <w:rFonts w:ascii="Calibri" w:hAnsi="Calibri" w:cs="Calibri"/>
          <w:vertAlign w:val="superscript"/>
        </w:rPr>
        <w:t>1</w:t>
      </w:r>
      <w:r w:rsidRPr="00B32FE1">
        <w:rPr>
          <w:rFonts w:ascii="Calibri" w:hAnsi="Calibri" w:cs="Calibri"/>
        </w:rPr>
        <w:t>H</w:t>
      </w:r>
      <w:r w:rsidRPr="00B32FE1">
        <w:rPr>
          <w:rFonts w:ascii="Calibri" w:hAnsi="Calibri" w:cs="Calibri"/>
          <w:vertAlign w:val="superscript"/>
        </w:rPr>
        <w:t>!C</w:t>
      </w:r>
      <w:r w:rsidRPr="00B32FE1">
        <w:rPr>
          <w:rFonts w:ascii="Calibri" w:hAnsi="Calibri" w:cs="Calibri"/>
        </w:rPr>
        <w:t xml:space="preserve"> magnetisation pool </w:t>
      </w:r>
      <w:del w:id="111" w:author="Jonathan Yong" w:date="2024-03-24T15:09:00Z">
        <w:r w:rsidRPr="00B32FE1" w:rsidDel="00A06350">
          <w:rPr>
            <w:rFonts w:ascii="Calibri" w:hAnsi="Calibri" w:cs="Calibri"/>
          </w:rPr>
          <w:delText xml:space="preserve">has three </w:delText>
        </w:r>
      </w:del>
      <w:ins w:id="112" w:author="Jonathan Yong" w:date="2024-03-24T15:09:00Z">
        <w:r w:rsidR="00A06350">
          <w:rPr>
            <w:rFonts w:ascii="Calibri" w:hAnsi="Calibri" w:cs="Calibri"/>
          </w:rPr>
          <w:t xml:space="preserve">to recover over three </w:t>
        </w:r>
      </w:ins>
      <w:r w:rsidRPr="00B32FE1">
        <w:rPr>
          <w:rFonts w:ascii="Calibri" w:hAnsi="Calibri" w:cs="Calibri"/>
        </w:rPr>
        <w:t>successive acquisition periods</w:t>
      </w:r>
      <w:del w:id="113" w:author="Jonathan Yong" w:date="2024-03-24T15:09:00Z">
        <w:r w:rsidRPr="00B32FE1" w:rsidDel="00A06350">
          <w:rPr>
            <w:rFonts w:ascii="Calibri" w:hAnsi="Calibri" w:cs="Calibri"/>
          </w:rPr>
          <w:delText xml:space="preserve"> during which it can recover</w:delText>
        </w:r>
      </w:del>
      <w:r w:rsidRPr="00B32FE1">
        <w:rPr>
          <w:rFonts w:ascii="Calibri" w:hAnsi="Calibri" w:cs="Calibri"/>
        </w:rPr>
        <w:t>, as compared to two for the other implementations. However, this advantage is greatly narrowed</w:t>
      </w:r>
      <w:del w:id="114" w:author="Jonathan Yong" w:date="2024-03-24T15:09:00Z">
        <w:r w:rsidRPr="00B32FE1" w:rsidDel="00A06350">
          <w:rPr>
            <w:rFonts w:ascii="Calibri" w:hAnsi="Calibri" w:cs="Calibri"/>
          </w:rPr>
          <w:delText xml:space="preserve">: </w:delText>
        </w:r>
        <w:commentRangeStart w:id="115"/>
        <w:r w:rsidRPr="00B32FE1" w:rsidDel="00A06350">
          <w:rPr>
            <w:rFonts w:ascii="Calibri" w:hAnsi="Calibri" w:cs="Calibri"/>
          </w:rPr>
          <w:delText>the</w:delText>
        </w:r>
        <w:commentRangeEnd w:id="115"/>
        <w:r w:rsidR="00A06350" w:rsidDel="00A06350">
          <w:rPr>
            <w:rStyle w:val="CommentReference"/>
          </w:rPr>
          <w:commentReference w:id="115"/>
        </w:r>
        <w:r w:rsidRPr="00B32FE1" w:rsidDel="00A06350">
          <w:rPr>
            <w:rFonts w:ascii="Calibri" w:hAnsi="Calibri" w:cs="Calibri"/>
          </w:rPr>
          <w:delText xml:space="preserve"> CLIP</w:delText>
        </w:r>
      </w:del>
      <w:ins w:id="116" w:author="Tim Claridge" w:date="2024-03-12T21:35:00Z">
        <w:del w:id="117" w:author="Jonathan Yong" w:date="2024-03-24T15:09:00Z">
          <w:r w:rsidR="00711162" w:rsidDel="00A06350">
            <w:rPr>
              <w:rFonts w:ascii="Calibri" w:hAnsi="Calibri" w:cs="Calibri"/>
            </w:rPr>
            <w:delText>TSE</w:delText>
          </w:r>
        </w:del>
      </w:ins>
      <w:del w:id="118" w:author="Jonathan Yong" w:date="2024-03-24T15:09:00Z">
        <w:r w:rsidRPr="00B32FE1" w:rsidDel="00A06350">
          <w:rPr>
            <w:rFonts w:ascii="Calibri" w:hAnsi="Calibri" w:cs="Calibri"/>
          </w:rPr>
          <w:delText>-COSY now only has 40% of its original sensitivity in Figures 7c and 7d, down from 70% in</w:delText>
        </w:r>
      </w:del>
      <w:r w:rsidRPr="00B32FE1">
        <w:rPr>
          <w:rFonts w:ascii="Calibri" w:hAnsi="Calibri" w:cs="Calibri"/>
        </w:rPr>
        <w:t xml:space="preserve"> </w:t>
      </w:r>
      <w:ins w:id="119" w:author="Jonathan Yong" w:date="2024-03-24T15:09:00Z">
        <w:r w:rsidR="00A06350">
          <w:rPr>
            <w:rFonts w:ascii="Calibri" w:hAnsi="Calibri" w:cs="Calibri"/>
          </w:rPr>
          <w:t>compared to the corresponding superseque</w:t>
        </w:r>
      </w:ins>
      <w:ins w:id="120" w:author="Jonathan Yong" w:date="2024-03-24T15:10:00Z">
        <w:r w:rsidR="00A06350">
          <w:rPr>
            <w:rFonts w:ascii="Calibri" w:hAnsi="Calibri" w:cs="Calibri"/>
          </w:rPr>
          <w:t xml:space="preserve">nces without the HMBC, where the TSE HSQC-COSY allowed for preservation of up to 70% of the </w:t>
        </w:r>
        <w:r w:rsidR="00A06350" w:rsidRPr="00A06350">
          <w:rPr>
            <w:rFonts w:ascii="Calibri" w:hAnsi="Calibri" w:cs="Calibri"/>
            <w:vertAlign w:val="superscript"/>
            <w:rPrChange w:id="121" w:author="Jonathan Yong" w:date="2024-03-24T15:10:00Z">
              <w:rPr>
                <w:rFonts w:ascii="Calibri" w:hAnsi="Calibri" w:cs="Calibri"/>
              </w:rPr>
            </w:rPrChange>
          </w:rPr>
          <w:t>1</w:t>
        </w:r>
        <w:r w:rsidR="00A06350">
          <w:rPr>
            <w:rFonts w:ascii="Calibri" w:hAnsi="Calibri" w:cs="Calibri"/>
          </w:rPr>
          <w:t>H</w:t>
        </w:r>
        <w:r w:rsidR="00A06350" w:rsidRPr="00A06350">
          <w:rPr>
            <w:rFonts w:ascii="Calibri" w:hAnsi="Calibri" w:cs="Calibri"/>
            <w:vertAlign w:val="superscript"/>
            <w:rPrChange w:id="122" w:author="Jonathan Yong" w:date="2024-03-24T15:10:00Z">
              <w:rPr>
                <w:rFonts w:ascii="Calibri" w:hAnsi="Calibri" w:cs="Calibri"/>
              </w:rPr>
            </w:rPrChange>
          </w:rPr>
          <w:t>!C</w:t>
        </w:r>
        <w:r w:rsidR="00A06350">
          <w:rPr>
            <w:rFonts w:ascii="Calibri" w:hAnsi="Calibri" w:cs="Calibri"/>
          </w:rPr>
          <w:t xml:space="preserve"> magnetisation pool </w:t>
        </w:r>
        <w:commentRangeStart w:id="123"/>
        <w:r w:rsidR="00A06350">
          <w:rPr>
            <w:rFonts w:ascii="Calibri" w:hAnsi="Calibri" w:cs="Calibri"/>
          </w:rPr>
          <w:t>(</w:t>
        </w:r>
      </w:ins>
      <w:r w:rsidRPr="00B32FE1">
        <w:rPr>
          <w:rFonts w:ascii="Calibri" w:hAnsi="Calibri" w:cs="Calibri"/>
        </w:rPr>
        <w:t>Figures 4c and 4d</w:t>
      </w:r>
      <w:ins w:id="124" w:author="Jonathan Yong" w:date="2024-03-24T15:10:00Z">
        <w:r w:rsidR="00A06350">
          <w:rPr>
            <w:rFonts w:ascii="Calibri" w:hAnsi="Calibri" w:cs="Calibri"/>
          </w:rPr>
          <w:t>).</w:t>
        </w:r>
      </w:ins>
      <w:commentRangeEnd w:id="123"/>
      <w:ins w:id="125" w:author="Jonathan Yong" w:date="2024-03-24T15:11:00Z">
        <w:r w:rsidR="00A06350">
          <w:rPr>
            <w:rStyle w:val="CommentReference"/>
          </w:rPr>
          <w:commentReference w:id="123"/>
        </w:r>
      </w:ins>
      <w:del w:id="126" w:author="Jonathan Yong" w:date="2024-03-24T15:10:00Z">
        <w:r w:rsidRPr="004C02B4" w:rsidDel="00A06350">
          <w:rPr>
            <w:rFonts w:ascii="Calibri" w:hAnsi="Calibri" w:cs="Calibri"/>
          </w:rPr>
          <w:delText>.</w:delText>
        </w:r>
      </w:del>
    </w:p>
    <w:p w14:paraId="7AE44DDD" w14:textId="362317BC" w:rsidR="001B1C0A" w:rsidRPr="004C02B4" w:rsidRDefault="00B32FE1" w:rsidP="00B32FE1">
      <w:pPr>
        <w:pStyle w:val="Heading1"/>
        <w:rPr>
          <w:rFonts w:ascii="Calibri" w:hAnsi="Calibri" w:cs="Calibri"/>
        </w:rPr>
      </w:pPr>
      <w:r w:rsidRPr="004C02B4">
        <w:rPr>
          <w:rFonts w:ascii="Calibri" w:hAnsi="Calibri" w:cs="Calibri"/>
        </w:rPr>
        <w:t>Conclusion</w:t>
      </w:r>
    </w:p>
    <w:p w14:paraId="3DB438D2" w14:textId="271908B8" w:rsidR="00B32FE1" w:rsidRPr="004C02B4" w:rsidRDefault="00B32FE1" w:rsidP="00B32FE1">
      <w:pPr>
        <w:rPr>
          <w:rFonts w:ascii="Calibri" w:hAnsi="Calibri" w:cs="Calibri"/>
        </w:rPr>
      </w:pPr>
      <w:r w:rsidRPr="00B32FE1">
        <w:rPr>
          <w:rFonts w:ascii="Calibri" w:hAnsi="Calibri" w:cs="Calibri"/>
        </w:rPr>
        <w:t>In this work, we have described in depth how the HSQC-COSY experiment may be incorporated in NOAH supersequences. Three different versions of the HSQC-COSY module were analysed, from both a theoretical perspective (using product operator analysis) as well as a practical one (using sensitivity comparisons of both NOAH-3 S</w:t>
      </w:r>
      <w:r w:rsidRPr="00B32FE1">
        <w:rPr>
          <w:rFonts w:ascii="Calibri" w:hAnsi="Calibri" w:cs="Calibri"/>
          <w:vertAlign w:val="superscript"/>
        </w:rPr>
        <w:t>C</w:t>
      </w:r>
      <w:r w:rsidRPr="00B32FE1">
        <w:rPr>
          <w:rFonts w:ascii="Calibri" w:hAnsi="Calibri" w:cs="Calibri"/>
        </w:rPr>
        <w:t>SC</w:t>
      </w:r>
      <w:r w:rsidRPr="00B32FE1">
        <w:rPr>
          <w:rFonts w:ascii="Calibri" w:hAnsi="Calibri" w:cs="Calibri"/>
          <w:vertAlign w:val="superscript"/>
        </w:rPr>
        <w:t>c</w:t>
      </w:r>
      <w:r w:rsidRPr="00B32FE1">
        <w:rPr>
          <w:rFonts w:ascii="Calibri" w:hAnsi="Calibri" w:cs="Calibri"/>
        </w:rPr>
        <w:t xml:space="preserve"> and NOAH-4 BS</w:t>
      </w:r>
      <w:r w:rsidRPr="00B32FE1">
        <w:rPr>
          <w:rFonts w:ascii="Calibri" w:hAnsi="Calibri" w:cs="Calibri"/>
          <w:vertAlign w:val="superscript"/>
        </w:rPr>
        <w:t>C</w:t>
      </w:r>
      <w:r w:rsidRPr="00B32FE1">
        <w:rPr>
          <w:rFonts w:ascii="Calibri" w:hAnsi="Calibri" w:cs="Calibri"/>
        </w:rPr>
        <w:t>SC</w:t>
      </w:r>
      <w:r w:rsidRPr="00B32FE1">
        <w:rPr>
          <w:rFonts w:ascii="Calibri" w:hAnsi="Calibri" w:cs="Calibri"/>
          <w:vertAlign w:val="superscript"/>
        </w:rPr>
        <w:t>c</w:t>
      </w:r>
      <w:r w:rsidRPr="00B32FE1">
        <w:rPr>
          <w:rFonts w:ascii="Calibri" w:hAnsi="Calibri" w:cs="Calibri"/>
        </w:rPr>
        <w:t xml:space="preserve"> supersequences). All of these modules are available on the GENESIS website (</w:t>
      </w:r>
      <w:hyperlink r:id="rId18" w:history="1">
        <w:r w:rsidRPr="00B32FE1">
          <w:rPr>
            <w:rStyle w:val="Hyperlink"/>
            <w:rFonts w:ascii="Calibri" w:hAnsi="Calibri" w:cs="Calibri"/>
          </w:rPr>
          <w:t>https://nmr-genesis.co.uk</w:t>
        </w:r>
      </w:hyperlink>
      <w:r w:rsidRPr="00B32FE1">
        <w:rPr>
          <w:rFonts w:ascii="Calibri" w:hAnsi="Calibri" w:cs="Calibri"/>
        </w:rPr>
        <w:t xml:space="preserve">): the default is set to the TSE HSQC-COSY. While we believe that this is most likely to cater to the average user’s needs, it is also possible for users to individually select their preferred implementation through the ‘developer mode’ option, where the CLIP, DSE, and TSE options are respectively labelled as </w:t>
      </w:r>
      <w:r w:rsidRPr="00B32FE1">
        <w:rPr>
          <w:rFonts w:ascii="Calibri" w:hAnsi="Calibri" w:cs="Calibri"/>
          <w:i/>
          <w:iCs/>
        </w:rPr>
        <w:t>C_HSQCC_CLIP</w:t>
      </w:r>
      <w:r w:rsidRPr="00B32FE1">
        <w:rPr>
          <w:rFonts w:ascii="Calibri" w:hAnsi="Calibri" w:cs="Calibri"/>
        </w:rPr>
        <w:t xml:space="preserve">, </w:t>
      </w:r>
      <w:r w:rsidRPr="00B32FE1">
        <w:rPr>
          <w:rFonts w:ascii="Calibri" w:hAnsi="Calibri" w:cs="Calibri"/>
          <w:i/>
          <w:iCs/>
        </w:rPr>
        <w:t>C_HSQCC_DSE</w:t>
      </w:r>
      <w:r w:rsidRPr="00B32FE1">
        <w:rPr>
          <w:rFonts w:ascii="Calibri" w:hAnsi="Calibri" w:cs="Calibri"/>
        </w:rPr>
        <w:t xml:space="preserve">, and </w:t>
      </w:r>
      <w:r w:rsidRPr="00B32FE1">
        <w:rPr>
          <w:rFonts w:ascii="Calibri" w:hAnsi="Calibri" w:cs="Calibri"/>
          <w:i/>
          <w:iCs/>
        </w:rPr>
        <w:t>CI_HSQCC</w:t>
      </w:r>
      <w:r w:rsidRPr="00B32FE1">
        <w:rPr>
          <w:rFonts w:ascii="Calibri" w:hAnsi="Calibri" w:cs="Calibri"/>
        </w:rPr>
        <w:t xml:space="preserve">. It is our hope that the </w:t>
      </w:r>
      <w:r w:rsidRPr="004C02B4">
        <w:rPr>
          <w:rFonts w:ascii="Calibri" w:hAnsi="Calibri" w:cs="Calibri"/>
        </w:rPr>
        <w:t>exposition provided here will allow users to come to an informed decision based on their needs, and thus reap the maximum benefit from any NOAH supersequence featuring the HSQC-COSY module.</w:t>
      </w:r>
    </w:p>
    <w:p w14:paraId="51CC566B" w14:textId="578033B7" w:rsidR="00B32FE1" w:rsidRPr="004C02B4" w:rsidRDefault="00B32FE1" w:rsidP="00B32FE1">
      <w:pPr>
        <w:rPr>
          <w:rFonts w:ascii="Calibri" w:hAnsi="Calibri" w:cs="Calibri"/>
        </w:rPr>
      </w:pPr>
      <w:r w:rsidRPr="004C02B4">
        <w:rPr>
          <w:rFonts w:ascii="Calibri" w:hAnsi="Calibri" w:cs="Calibri"/>
        </w:rPr>
        <w:lastRenderedPageBreak/>
        <w:t xml:space="preserve">The raw data used for this paper, as well as Python scripts used for data analysis and visualisation, are available on GitHub at </w:t>
      </w:r>
      <w:hyperlink r:id="rId19" w:history="1">
        <w:r w:rsidRPr="004C02B4">
          <w:rPr>
            <w:rStyle w:val="Hyperlink"/>
            <w:rFonts w:ascii="Calibri" w:hAnsi="Calibri" w:cs="Calibri"/>
          </w:rPr>
          <w:t>https://github.com/yongrenjie/hsqc-cosy-paper</w:t>
        </w:r>
      </w:hyperlink>
      <w:r w:rsidRPr="004C02B4">
        <w:rPr>
          <w:rFonts w:ascii="Calibri" w:hAnsi="Calibri" w:cs="Calibri"/>
        </w:rPr>
        <w:t>.</w:t>
      </w:r>
    </w:p>
    <w:p w14:paraId="1B992FD7" w14:textId="6EF4C8C0" w:rsidR="00B32FE1" w:rsidRPr="004C02B4" w:rsidRDefault="00B32FE1" w:rsidP="00B32FE1">
      <w:pPr>
        <w:pStyle w:val="Heading1"/>
        <w:rPr>
          <w:rFonts w:ascii="Calibri" w:hAnsi="Calibri" w:cs="Calibri"/>
        </w:rPr>
      </w:pPr>
      <w:r w:rsidRPr="004C02B4">
        <w:rPr>
          <w:rFonts w:ascii="Calibri" w:hAnsi="Calibri" w:cs="Calibri"/>
        </w:rPr>
        <w:t>Acknowledgments</w:t>
      </w:r>
    </w:p>
    <w:p w14:paraId="63F0FCDC" w14:textId="520724CB" w:rsidR="00B32FE1" w:rsidRPr="004C02B4" w:rsidRDefault="00B32FE1" w:rsidP="001B1C0A">
      <w:pPr>
        <w:rPr>
          <w:rFonts w:ascii="Calibri" w:hAnsi="Calibri" w:cs="Calibri"/>
        </w:rPr>
      </w:pPr>
      <w:r w:rsidRPr="004C02B4">
        <w:rPr>
          <w:rFonts w:ascii="Calibri" w:hAnsi="Calibri" w:cs="Calibri"/>
        </w:rPr>
        <w:t>We thank Dr Mohammadali Foroozandeh (University of Oxford) for helpful discussions. J.R.J.Y. thanks the Clarendon Fund (University of Oxford) and the EPSRC Centre for Doctoral Training in Synthesis for Biology and Medicine (EP/L015838/1) for a studentship, generously supported by AstraZeneca, Diamond Light Source, Defence Science and Technology Laboratory, Evotec, GlaxoSmithKline, Janssen, Novartis, Pfizer, Syngenta, Takeda, UCB, and Vertex.</w:t>
      </w:r>
    </w:p>
    <w:p w14:paraId="32E23C4A" w14:textId="3E30843B" w:rsidR="00B32FE1" w:rsidRPr="004C02B4" w:rsidRDefault="00B32FE1" w:rsidP="00B32FE1">
      <w:pPr>
        <w:pStyle w:val="Heading1"/>
        <w:rPr>
          <w:rFonts w:ascii="Calibri" w:hAnsi="Calibri" w:cs="Calibri"/>
        </w:rPr>
      </w:pPr>
      <w:r w:rsidRPr="004C02B4">
        <w:rPr>
          <w:rFonts w:ascii="Calibri" w:hAnsi="Calibri" w:cs="Calibri"/>
        </w:rPr>
        <w:t>References</w:t>
      </w:r>
    </w:p>
    <w:p w14:paraId="26910A50" w14:textId="1B1298AF" w:rsidR="00B32FE1" w:rsidRPr="00B32FE1" w:rsidRDefault="00B32FE1" w:rsidP="00B32FE1">
      <w:pPr>
        <w:numPr>
          <w:ilvl w:val="0"/>
          <w:numId w:val="3"/>
        </w:numPr>
        <w:rPr>
          <w:rFonts w:ascii="Calibri" w:hAnsi="Calibri" w:cs="Calibri"/>
        </w:rPr>
      </w:pPr>
      <w:r w:rsidRPr="00B32FE1">
        <w:rPr>
          <w:rFonts w:ascii="Calibri" w:hAnsi="Calibri" w:cs="Calibri"/>
        </w:rPr>
        <w:t xml:space="preserve">Frydman, L.; Scherf, T.; Lupulescu, A. The acquisition of multidimensional NMR spectra within a single scan. </w:t>
      </w:r>
      <w:r w:rsidRPr="00B32FE1">
        <w:rPr>
          <w:rFonts w:ascii="Calibri" w:hAnsi="Calibri" w:cs="Calibri"/>
          <w:i/>
          <w:iCs/>
        </w:rPr>
        <w:t xml:space="preserve">Proc. Natl. Acad. Sci. U. S. A. </w:t>
      </w:r>
      <w:r w:rsidRPr="00B32FE1">
        <w:rPr>
          <w:rFonts w:ascii="Calibri" w:hAnsi="Calibri" w:cs="Calibri"/>
          <w:b/>
          <w:bCs/>
        </w:rPr>
        <w:t>2002</w:t>
      </w:r>
      <w:r w:rsidRPr="00B32FE1">
        <w:rPr>
          <w:rFonts w:ascii="Calibri" w:hAnsi="Calibri" w:cs="Calibri"/>
        </w:rPr>
        <w:t xml:space="preserve">, </w:t>
      </w:r>
      <w:r w:rsidRPr="00B32FE1">
        <w:rPr>
          <w:rFonts w:ascii="Calibri" w:hAnsi="Calibri" w:cs="Calibri"/>
          <w:i/>
          <w:iCs/>
        </w:rPr>
        <w:t>99</w:t>
      </w:r>
      <w:r w:rsidRPr="00B32FE1">
        <w:rPr>
          <w:rFonts w:ascii="Calibri" w:hAnsi="Calibri" w:cs="Calibri"/>
        </w:rPr>
        <w:t xml:space="preserve">, 15858–15862, DOI: 10.1073/pnas.252644399. </w:t>
      </w:r>
    </w:p>
    <w:p w14:paraId="73F17676" w14:textId="42A25E9B" w:rsidR="00B32FE1" w:rsidRPr="00B32FE1" w:rsidRDefault="00B32FE1" w:rsidP="00B32FE1">
      <w:pPr>
        <w:numPr>
          <w:ilvl w:val="0"/>
          <w:numId w:val="3"/>
        </w:numPr>
        <w:rPr>
          <w:rFonts w:ascii="Calibri" w:hAnsi="Calibri" w:cs="Calibri"/>
        </w:rPr>
      </w:pPr>
      <w:r w:rsidRPr="00B32FE1">
        <w:rPr>
          <w:rFonts w:ascii="Calibri" w:hAnsi="Calibri" w:cs="Calibri"/>
        </w:rPr>
        <w:t xml:space="preserve">Pelupessy, P. Adiabatic Single Scan Two-Dimensional NMR Spectrocopy. </w:t>
      </w:r>
      <w:r w:rsidRPr="00B32FE1">
        <w:rPr>
          <w:rFonts w:ascii="Calibri" w:hAnsi="Calibri" w:cs="Calibri"/>
          <w:i/>
          <w:iCs/>
        </w:rPr>
        <w:t xml:space="preserve">J. Am. Chem. Soc. </w:t>
      </w:r>
      <w:r w:rsidRPr="00B32FE1">
        <w:rPr>
          <w:rFonts w:ascii="Calibri" w:hAnsi="Calibri" w:cs="Calibri"/>
          <w:b/>
          <w:bCs/>
        </w:rPr>
        <w:t>2003</w:t>
      </w:r>
      <w:r w:rsidRPr="00B32FE1">
        <w:rPr>
          <w:rFonts w:ascii="Calibri" w:hAnsi="Calibri" w:cs="Calibri"/>
        </w:rPr>
        <w:t xml:space="preserve">, </w:t>
      </w:r>
      <w:r w:rsidRPr="00B32FE1">
        <w:rPr>
          <w:rFonts w:ascii="Calibri" w:hAnsi="Calibri" w:cs="Calibri"/>
          <w:i/>
          <w:iCs/>
        </w:rPr>
        <w:t>125</w:t>
      </w:r>
      <w:r w:rsidRPr="00B32FE1">
        <w:rPr>
          <w:rFonts w:ascii="Calibri" w:hAnsi="Calibri" w:cs="Calibri"/>
        </w:rPr>
        <w:t xml:space="preserve">, 12345–12350, DOI: 10.1021/ja034958g. </w:t>
      </w:r>
    </w:p>
    <w:p w14:paraId="561A08CB" w14:textId="414301DD" w:rsidR="00B32FE1" w:rsidRPr="00B32FE1" w:rsidRDefault="00B32FE1" w:rsidP="00B32FE1">
      <w:pPr>
        <w:numPr>
          <w:ilvl w:val="0"/>
          <w:numId w:val="3"/>
        </w:numPr>
        <w:rPr>
          <w:rFonts w:ascii="Calibri" w:hAnsi="Calibri" w:cs="Calibri"/>
        </w:rPr>
      </w:pPr>
      <w:r w:rsidRPr="00B32FE1">
        <w:rPr>
          <w:rFonts w:ascii="Calibri" w:hAnsi="Calibri" w:cs="Calibri"/>
        </w:rPr>
        <w:t xml:space="preserve">Frydman, L.; Lupulescu, A.; Scherf, T. Principles and Features of Single-Scan Two-Dimensional NMR Spectroscopy. </w:t>
      </w:r>
      <w:r w:rsidRPr="00B32FE1">
        <w:rPr>
          <w:rFonts w:ascii="Calibri" w:hAnsi="Calibri" w:cs="Calibri"/>
          <w:i/>
          <w:iCs/>
        </w:rPr>
        <w:t xml:space="preserve">J. Am. Chem. Soc. </w:t>
      </w:r>
      <w:r w:rsidRPr="00B32FE1">
        <w:rPr>
          <w:rFonts w:ascii="Calibri" w:hAnsi="Calibri" w:cs="Calibri"/>
          <w:b/>
          <w:bCs/>
        </w:rPr>
        <w:t>2003</w:t>
      </w:r>
      <w:r w:rsidRPr="00B32FE1">
        <w:rPr>
          <w:rFonts w:ascii="Calibri" w:hAnsi="Calibri" w:cs="Calibri"/>
        </w:rPr>
        <w:t xml:space="preserve">, </w:t>
      </w:r>
      <w:r w:rsidRPr="00B32FE1">
        <w:rPr>
          <w:rFonts w:ascii="Calibri" w:hAnsi="Calibri" w:cs="Calibri"/>
          <w:i/>
          <w:iCs/>
        </w:rPr>
        <w:t>125</w:t>
      </w:r>
      <w:r w:rsidRPr="00B32FE1">
        <w:rPr>
          <w:rFonts w:ascii="Calibri" w:hAnsi="Calibri" w:cs="Calibri"/>
        </w:rPr>
        <w:t xml:space="preserve">, 9204–9217, DOI: 10.1021/ja030055b. </w:t>
      </w:r>
    </w:p>
    <w:p w14:paraId="3188789F" w14:textId="3885C2AA" w:rsidR="00B32FE1" w:rsidRPr="00B32FE1" w:rsidRDefault="00B32FE1" w:rsidP="00B32FE1">
      <w:pPr>
        <w:numPr>
          <w:ilvl w:val="0"/>
          <w:numId w:val="3"/>
        </w:numPr>
        <w:rPr>
          <w:rFonts w:ascii="Calibri" w:hAnsi="Calibri" w:cs="Calibri"/>
        </w:rPr>
      </w:pPr>
      <w:r w:rsidRPr="00B32FE1">
        <w:rPr>
          <w:rFonts w:ascii="Calibri" w:hAnsi="Calibri" w:cs="Calibri"/>
        </w:rPr>
        <w:t xml:space="preserve">Kazimierczuk, K.; Stanek, J.; Zawadzka-Kazimierczuk, A.; Koźmiński, W. Random sampling in multidimensional NMR spectroscopy. </w:t>
      </w:r>
      <w:r w:rsidRPr="00B32FE1">
        <w:rPr>
          <w:rFonts w:ascii="Calibri" w:hAnsi="Calibri" w:cs="Calibri"/>
          <w:i/>
          <w:iCs/>
        </w:rPr>
        <w:t xml:space="preserve">Prog. Nucl. Magn. Reson. Spectrosc. </w:t>
      </w:r>
      <w:r w:rsidRPr="00B32FE1">
        <w:rPr>
          <w:rFonts w:ascii="Calibri" w:hAnsi="Calibri" w:cs="Calibri"/>
          <w:b/>
          <w:bCs/>
        </w:rPr>
        <w:t>2010</w:t>
      </w:r>
      <w:r w:rsidRPr="00B32FE1">
        <w:rPr>
          <w:rFonts w:ascii="Calibri" w:hAnsi="Calibri" w:cs="Calibri"/>
        </w:rPr>
        <w:t xml:space="preserve">, </w:t>
      </w:r>
      <w:r w:rsidRPr="00B32FE1">
        <w:rPr>
          <w:rFonts w:ascii="Calibri" w:hAnsi="Calibri" w:cs="Calibri"/>
          <w:i/>
          <w:iCs/>
        </w:rPr>
        <w:t>57</w:t>
      </w:r>
      <w:r w:rsidRPr="00B32FE1">
        <w:rPr>
          <w:rFonts w:ascii="Calibri" w:hAnsi="Calibri" w:cs="Calibri"/>
        </w:rPr>
        <w:t xml:space="preserve">, 420–434, DOI: 10.1016/j.pnmrs.2010.07.002. </w:t>
      </w:r>
    </w:p>
    <w:p w14:paraId="0C527AF4" w14:textId="3B57543E" w:rsidR="00B32FE1" w:rsidRPr="00B32FE1" w:rsidRDefault="00B32FE1" w:rsidP="00B32FE1">
      <w:pPr>
        <w:numPr>
          <w:ilvl w:val="0"/>
          <w:numId w:val="3"/>
        </w:numPr>
        <w:rPr>
          <w:rFonts w:ascii="Calibri" w:hAnsi="Calibri" w:cs="Calibri"/>
        </w:rPr>
      </w:pPr>
      <w:r w:rsidRPr="00B32FE1">
        <w:rPr>
          <w:rFonts w:ascii="Calibri" w:hAnsi="Calibri" w:cs="Calibri"/>
        </w:rPr>
        <w:t xml:space="preserve">Mobli, M.; Hoch, J. C. Nonuniform sampling and non-Fourier signal processing methods in multidimensional NMR. </w:t>
      </w:r>
      <w:r w:rsidRPr="00B32FE1">
        <w:rPr>
          <w:rFonts w:ascii="Calibri" w:hAnsi="Calibri" w:cs="Calibri"/>
          <w:i/>
          <w:iCs/>
        </w:rPr>
        <w:t xml:space="preserve">Prog. Nucl. Magn. Reson. Spectrosc. </w:t>
      </w:r>
      <w:r w:rsidRPr="00B32FE1">
        <w:rPr>
          <w:rFonts w:ascii="Calibri" w:hAnsi="Calibri" w:cs="Calibri"/>
          <w:b/>
          <w:bCs/>
        </w:rPr>
        <w:t>2014</w:t>
      </w:r>
      <w:r w:rsidRPr="00B32FE1">
        <w:rPr>
          <w:rFonts w:ascii="Calibri" w:hAnsi="Calibri" w:cs="Calibri"/>
        </w:rPr>
        <w:t xml:space="preserve">, </w:t>
      </w:r>
      <w:r w:rsidRPr="00B32FE1">
        <w:rPr>
          <w:rFonts w:ascii="Calibri" w:hAnsi="Calibri" w:cs="Calibri"/>
          <w:i/>
          <w:iCs/>
        </w:rPr>
        <w:t>83</w:t>
      </w:r>
      <w:r w:rsidRPr="00B32FE1">
        <w:rPr>
          <w:rFonts w:ascii="Calibri" w:hAnsi="Calibri" w:cs="Calibri"/>
        </w:rPr>
        <w:t xml:space="preserve">, 21–41, DOI: 10.1016/j.pnmrs.2014.09.002. </w:t>
      </w:r>
    </w:p>
    <w:p w14:paraId="65FC2AE0" w14:textId="1C518C1A" w:rsidR="00B32FE1" w:rsidRPr="00B32FE1" w:rsidRDefault="00B32FE1" w:rsidP="00B32FE1">
      <w:pPr>
        <w:numPr>
          <w:ilvl w:val="0"/>
          <w:numId w:val="3"/>
        </w:numPr>
        <w:rPr>
          <w:rFonts w:ascii="Calibri" w:hAnsi="Calibri" w:cs="Calibri"/>
        </w:rPr>
      </w:pPr>
      <w:r w:rsidRPr="00B32FE1">
        <w:rPr>
          <w:rFonts w:ascii="Calibri" w:hAnsi="Calibri" w:cs="Calibri"/>
        </w:rPr>
        <w:t xml:space="preserve">Kazimierczuk, K.; Orekhov, V. Non-uniform sampling: post-Fourier era of NMR data collection and processing. </w:t>
      </w:r>
      <w:r w:rsidRPr="00B32FE1">
        <w:rPr>
          <w:rFonts w:ascii="Calibri" w:hAnsi="Calibri" w:cs="Calibri"/>
          <w:i/>
          <w:iCs/>
        </w:rPr>
        <w:t xml:space="preserve">Magn. Reson. Chem. </w:t>
      </w:r>
      <w:r w:rsidRPr="00B32FE1">
        <w:rPr>
          <w:rFonts w:ascii="Calibri" w:hAnsi="Calibri" w:cs="Calibri"/>
          <w:b/>
          <w:bCs/>
        </w:rPr>
        <w:t>2015</w:t>
      </w:r>
      <w:r w:rsidRPr="00B32FE1">
        <w:rPr>
          <w:rFonts w:ascii="Calibri" w:hAnsi="Calibri" w:cs="Calibri"/>
        </w:rPr>
        <w:t xml:space="preserve">, </w:t>
      </w:r>
      <w:r w:rsidRPr="00B32FE1">
        <w:rPr>
          <w:rFonts w:ascii="Calibri" w:hAnsi="Calibri" w:cs="Calibri"/>
          <w:i/>
          <w:iCs/>
        </w:rPr>
        <w:t>53</w:t>
      </w:r>
      <w:r w:rsidRPr="00B32FE1">
        <w:rPr>
          <w:rFonts w:ascii="Calibri" w:hAnsi="Calibri" w:cs="Calibri"/>
        </w:rPr>
        <w:t xml:space="preserve">, 921–926, DOI: 10.1002/mrc.4284. </w:t>
      </w:r>
    </w:p>
    <w:p w14:paraId="74C71226" w14:textId="051405CA" w:rsidR="00B32FE1" w:rsidRPr="00B32FE1" w:rsidRDefault="00B32FE1" w:rsidP="00B32FE1">
      <w:pPr>
        <w:numPr>
          <w:ilvl w:val="0"/>
          <w:numId w:val="3"/>
        </w:numPr>
        <w:rPr>
          <w:rFonts w:ascii="Calibri" w:hAnsi="Calibri" w:cs="Calibri"/>
        </w:rPr>
      </w:pPr>
      <w:r w:rsidRPr="00B32FE1">
        <w:rPr>
          <w:rFonts w:ascii="Calibri" w:hAnsi="Calibri" w:cs="Calibri"/>
        </w:rPr>
        <w:t xml:space="preserve">Kupče, Ē.; Freeman, R.; John, B. K. Parallel Acquisition of Two-Dimensional NMR Spectra of Several Nuclear Species. </w:t>
      </w:r>
      <w:r w:rsidRPr="00B32FE1">
        <w:rPr>
          <w:rFonts w:ascii="Calibri" w:hAnsi="Calibri" w:cs="Calibri"/>
          <w:i/>
          <w:iCs/>
        </w:rPr>
        <w:t xml:space="preserve">J. Am. Chem. Soc. </w:t>
      </w:r>
      <w:r w:rsidRPr="00B32FE1">
        <w:rPr>
          <w:rFonts w:ascii="Calibri" w:hAnsi="Calibri" w:cs="Calibri"/>
          <w:b/>
          <w:bCs/>
        </w:rPr>
        <w:t>2006</w:t>
      </w:r>
      <w:r w:rsidRPr="00B32FE1">
        <w:rPr>
          <w:rFonts w:ascii="Calibri" w:hAnsi="Calibri" w:cs="Calibri"/>
        </w:rPr>
        <w:t xml:space="preserve">, </w:t>
      </w:r>
      <w:r w:rsidRPr="00B32FE1">
        <w:rPr>
          <w:rFonts w:ascii="Calibri" w:hAnsi="Calibri" w:cs="Calibri"/>
          <w:i/>
          <w:iCs/>
        </w:rPr>
        <w:t>128</w:t>
      </w:r>
      <w:r w:rsidRPr="00B32FE1">
        <w:rPr>
          <w:rFonts w:ascii="Calibri" w:hAnsi="Calibri" w:cs="Calibri"/>
        </w:rPr>
        <w:t xml:space="preserve">, 9606–9607, DOI: 10.1021/ja0634876. </w:t>
      </w:r>
    </w:p>
    <w:p w14:paraId="49D01908" w14:textId="566CD6BB" w:rsidR="00B32FE1" w:rsidRPr="00B32FE1" w:rsidRDefault="00B32FE1" w:rsidP="00B32FE1">
      <w:pPr>
        <w:numPr>
          <w:ilvl w:val="0"/>
          <w:numId w:val="3"/>
        </w:numPr>
        <w:rPr>
          <w:rFonts w:ascii="Calibri" w:hAnsi="Calibri" w:cs="Calibri"/>
        </w:rPr>
      </w:pPr>
      <w:r w:rsidRPr="00B32FE1">
        <w:rPr>
          <w:rFonts w:ascii="Calibri" w:hAnsi="Calibri" w:cs="Calibri"/>
        </w:rPr>
        <w:t xml:space="preserve">Kupče, Ē.; Freeman, R. Molecular Structure from a Single NMR Experiment. </w:t>
      </w:r>
      <w:r w:rsidRPr="00B32FE1">
        <w:rPr>
          <w:rFonts w:ascii="Calibri" w:hAnsi="Calibri" w:cs="Calibri"/>
          <w:i/>
          <w:iCs/>
        </w:rPr>
        <w:t xml:space="preserve">J. Am. Chem. Soc. </w:t>
      </w:r>
      <w:r w:rsidRPr="00B32FE1">
        <w:rPr>
          <w:rFonts w:ascii="Calibri" w:hAnsi="Calibri" w:cs="Calibri"/>
          <w:b/>
          <w:bCs/>
        </w:rPr>
        <w:t>2008</w:t>
      </w:r>
      <w:r w:rsidRPr="00B32FE1">
        <w:rPr>
          <w:rFonts w:ascii="Calibri" w:hAnsi="Calibri" w:cs="Calibri"/>
        </w:rPr>
        <w:t xml:space="preserve">, </w:t>
      </w:r>
      <w:r w:rsidRPr="00B32FE1">
        <w:rPr>
          <w:rFonts w:ascii="Calibri" w:hAnsi="Calibri" w:cs="Calibri"/>
          <w:i/>
          <w:iCs/>
        </w:rPr>
        <w:t>130</w:t>
      </w:r>
      <w:r w:rsidRPr="00B32FE1">
        <w:rPr>
          <w:rFonts w:ascii="Calibri" w:hAnsi="Calibri" w:cs="Calibri"/>
        </w:rPr>
        <w:t xml:space="preserve">, 10788–10792, DOI: 10.1021/ja8036492. </w:t>
      </w:r>
    </w:p>
    <w:p w14:paraId="41FB9889" w14:textId="484AA23C" w:rsidR="00B32FE1" w:rsidRPr="00B32FE1" w:rsidRDefault="00B32FE1" w:rsidP="00B32FE1">
      <w:pPr>
        <w:numPr>
          <w:ilvl w:val="0"/>
          <w:numId w:val="3"/>
        </w:numPr>
        <w:rPr>
          <w:rFonts w:ascii="Calibri" w:hAnsi="Calibri" w:cs="Calibri"/>
        </w:rPr>
      </w:pPr>
      <w:r w:rsidRPr="00B32FE1">
        <w:rPr>
          <w:rFonts w:ascii="Calibri" w:hAnsi="Calibri" w:cs="Calibri"/>
        </w:rPr>
        <w:lastRenderedPageBreak/>
        <w:t xml:space="preserve">Kovacs, H.; Kupče, Ē. Parallel NMR spectroscopy with simultaneous detection of </w:t>
      </w:r>
      <w:r w:rsidRPr="00B32FE1">
        <w:rPr>
          <w:rFonts w:ascii="Calibri" w:hAnsi="Calibri" w:cs="Calibri"/>
          <w:vertAlign w:val="superscript"/>
        </w:rPr>
        <w:t>1</w:t>
      </w:r>
      <w:r w:rsidRPr="00B32FE1">
        <w:rPr>
          <w:rFonts w:ascii="Calibri" w:hAnsi="Calibri" w:cs="Calibri"/>
        </w:rPr>
        <w:t xml:space="preserve">H and </w:t>
      </w:r>
      <w:r w:rsidRPr="00B32FE1">
        <w:rPr>
          <w:rFonts w:ascii="Calibri" w:hAnsi="Calibri" w:cs="Calibri"/>
          <w:vertAlign w:val="superscript"/>
        </w:rPr>
        <w:t>19</w:t>
      </w:r>
      <w:r w:rsidRPr="00B32FE1">
        <w:rPr>
          <w:rFonts w:ascii="Calibri" w:hAnsi="Calibri" w:cs="Calibri"/>
        </w:rPr>
        <w:t xml:space="preserve">F nuclei. </w:t>
      </w:r>
      <w:r w:rsidRPr="00B32FE1">
        <w:rPr>
          <w:rFonts w:ascii="Calibri" w:hAnsi="Calibri" w:cs="Calibri"/>
          <w:i/>
          <w:iCs/>
        </w:rPr>
        <w:t xml:space="preserve">Magn. Reson. Chem. </w:t>
      </w:r>
      <w:r w:rsidRPr="00B32FE1">
        <w:rPr>
          <w:rFonts w:ascii="Calibri" w:hAnsi="Calibri" w:cs="Calibri"/>
          <w:b/>
          <w:bCs/>
        </w:rPr>
        <w:t>2016</w:t>
      </w:r>
      <w:r w:rsidRPr="00B32FE1">
        <w:rPr>
          <w:rFonts w:ascii="Calibri" w:hAnsi="Calibri" w:cs="Calibri"/>
        </w:rPr>
        <w:t xml:space="preserve">, </w:t>
      </w:r>
      <w:r w:rsidRPr="00B32FE1">
        <w:rPr>
          <w:rFonts w:ascii="Calibri" w:hAnsi="Calibri" w:cs="Calibri"/>
          <w:i/>
          <w:iCs/>
        </w:rPr>
        <w:t>54</w:t>
      </w:r>
      <w:r w:rsidRPr="00B32FE1">
        <w:rPr>
          <w:rFonts w:ascii="Calibri" w:hAnsi="Calibri" w:cs="Calibri"/>
        </w:rPr>
        <w:t xml:space="preserve">, 544–560, DOI: 10.1002/mrc.4428. </w:t>
      </w:r>
    </w:p>
    <w:p w14:paraId="5EA3BBE8" w14:textId="341004AD" w:rsidR="00B32FE1" w:rsidRPr="00B32FE1" w:rsidRDefault="00B32FE1" w:rsidP="00B32FE1">
      <w:pPr>
        <w:numPr>
          <w:ilvl w:val="0"/>
          <w:numId w:val="3"/>
        </w:numPr>
        <w:rPr>
          <w:rFonts w:ascii="Calibri" w:hAnsi="Calibri" w:cs="Calibri"/>
        </w:rPr>
      </w:pPr>
      <w:r w:rsidRPr="00B32FE1">
        <w:rPr>
          <w:rFonts w:ascii="Calibri" w:hAnsi="Calibri" w:cs="Calibri"/>
        </w:rPr>
        <w:t xml:space="preserve">Kupče, Ē.; Freeman, R. Fast multidimensional NMR by polarization sharing. </w:t>
      </w:r>
      <w:r w:rsidRPr="00B32FE1">
        <w:rPr>
          <w:rFonts w:ascii="Calibri" w:hAnsi="Calibri" w:cs="Calibri"/>
          <w:i/>
          <w:iCs/>
        </w:rPr>
        <w:t xml:space="preserve">Magn. Reson. Chem. </w:t>
      </w:r>
      <w:r w:rsidRPr="00B32FE1">
        <w:rPr>
          <w:rFonts w:ascii="Calibri" w:hAnsi="Calibri" w:cs="Calibri"/>
          <w:b/>
          <w:bCs/>
        </w:rPr>
        <w:t>2007</w:t>
      </w:r>
      <w:r w:rsidRPr="00B32FE1">
        <w:rPr>
          <w:rFonts w:ascii="Calibri" w:hAnsi="Calibri" w:cs="Calibri"/>
        </w:rPr>
        <w:t xml:space="preserve">, </w:t>
      </w:r>
      <w:r w:rsidRPr="00B32FE1">
        <w:rPr>
          <w:rFonts w:ascii="Calibri" w:hAnsi="Calibri" w:cs="Calibri"/>
          <w:i/>
          <w:iCs/>
        </w:rPr>
        <w:t>45</w:t>
      </w:r>
      <w:r w:rsidRPr="00B32FE1">
        <w:rPr>
          <w:rFonts w:ascii="Calibri" w:hAnsi="Calibri" w:cs="Calibri"/>
        </w:rPr>
        <w:t xml:space="preserve">, 2–4, DOI: 10.1002/mrc.1931. </w:t>
      </w:r>
    </w:p>
    <w:p w14:paraId="50472147" w14:textId="50A38FB5" w:rsidR="00B32FE1" w:rsidRPr="00B32FE1" w:rsidRDefault="00B32FE1" w:rsidP="00B32FE1">
      <w:pPr>
        <w:numPr>
          <w:ilvl w:val="0"/>
          <w:numId w:val="3"/>
        </w:numPr>
        <w:rPr>
          <w:rFonts w:ascii="Calibri" w:hAnsi="Calibri" w:cs="Calibri"/>
        </w:rPr>
      </w:pPr>
      <w:r w:rsidRPr="00B32FE1">
        <w:rPr>
          <w:rFonts w:ascii="Calibri" w:hAnsi="Calibri" w:cs="Calibri"/>
        </w:rPr>
        <w:t xml:space="preserve">Schulze-Sünninghausen, D.; Becker, J.; Luy, B. Rapid Heteronuclear Single Quantum Correlation NMR Spectra at Natural Abundance. </w:t>
      </w:r>
      <w:r w:rsidRPr="00B32FE1">
        <w:rPr>
          <w:rFonts w:ascii="Calibri" w:hAnsi="Calibri" w:cs="Calibri"/>
          <w:i/>
          <w:iCs/>
        </w:rPr>
        <w:t xml:space="preserve">J. Am. Chem. Soc. </w:t>
      </w:r>
      <w:r w:rsidRPr="00B32FE1">
        <w:rPr>
          <w:rFonts w:ascii="Calibri" w:hAnsi="Calibri" w:cs="Calibri"/>
          <w:b/>
          <w:bCs/>
        </w:rPr>
        <w:t>2014</w:t>
      </w:r>
      <w:r w:rsidRPr="00B32FE1">
        <w:rPr>
          <w:rFonts w:ascii="Calibri" w:hAnsi="Calibri" w:cs="Calibri"/>
        </w:rPr>
        <w:t xml:space="preserve">, </w:t>
      </w:r>
      <w:r w:rsidRPr="00B32FE1">
        <w:rPr>
          <w:rFonts w:ascii="Calibri" w:hAnsi="Calibri" w:cs="Calibri"/>
          <w:i/>
          <w:iCs/>
        </w:rPr>
        <w:t>136</w:t>
      </w:r>
      <w:r w:rsidRPr="00B32FE1">
        <w:rPr>
          <w:rFonts w:ascii="Calibri" w:hAnsi="Calibri" w:cs="Calibri"/>
        </w:rPr>
        <w:t xml:space="preserve">, 1242–1245, DOI: 10.1021/ja411588d. </w:t>
      </w:r>
    </w:p>
    <w:p w14:paraId="73F0C755" w14:textId="39E4B7A2" w:rsidR="00B32FE1" w:rsidRPr="00B32FE1" w:rsidRDefault="00B32FE1" w:rsidP="00B32FE1">
      <w:pPr>
        <w:numPr>
          <w:ilvl w:val="0"/>
          <w:numId w:val="3"/>
        </w:numPr>
        <w:rPr>
          <w:rFonts w:ascii="Calibri" w:hAnsi="Calibri" w:cs="Calibri"/>
        </w:rPr>
      </w:pPr>
      <w:r w:rsidRPr="00B32FE1">
        <w:rPr>
          <w:rFonts w:ascii="Calibri" w:hAnsi="Calibri" w:cs="Calibri"/>
        </w:rPr>
        <w:t xml:space="preserve">Becker, J.; Koos, M. R. M.; Schulze-Sünninghausen, D.; Luy, B. ASAP-HSQC-TOCSY for fast spin system identification and extraction of long-range couplings. </w:t>
      </w:r>
      <w:r w:rsidRPr="00B32FE1">
        <w:rPr>
          <w:rFonts w:ascii="Calibri" w:hAnsi="Calibri" w:cs="Calibri"/>
          <w:i/>
          <w:iCs/>
        </w:rPr>
        <w:t xml:space="preserve">J. Magn. Reson.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300</w:t>
      </w:r>
      <w:r w:rsidRPr="00B32FE1">
        <w:rPr>
          <w:rFonts w:ascii="Calibri" w:hAnsi="Calibri" w:cs="Calibri"/>
        </w:rPr>
        <w:t xml:space="preserve">, 76–83, DOI: 10.1016/j.jmr.2018.12.021. </w:t>
      </w:r>
    </w:p>
    <w:p w14:paraId="771C05D5" w14:textId="1394C230" w:rsidR="00B32FE1" w:rsidRPr="00B32FE1" w:rsidRDefault="00B32FE1" w:rsidP="00B32FE1">
      <w:pPr>
        <w:numPr>
          <w:ilvl w:val="0"/>
          <w:numId w:val="4"/>
        </w:numPr>
        <w:rPr>
          <w:rFonts w:ascii="Calibri" w:hAnsi="Calibri" w:cs="Calibri"/>
        </w:rPr>
      </w:pPr>
      <w:r w:rsidRPr="00B32FE1">
        <w:rPr>
          <w:rFonts w:ascii="Calibri" w:hAnsi="Calibri" w:cs="Calibri"/>
        </w:rPr>
        <w:t xml:space="preserve">Kupče, Ē.; Claridge, T. D. W. NOAH: NMR Supersequences for Small Molecule Analysis and Structure Elucidation. </w:t>
      </w:r>
      <w:r w:rsidRPr="00B32FE1">
        <w:rPr>
          <w:rFonts w:ascii="Calibri" w:hAnsi="Calibri" w:cs="Calibri"/>
          <w:i/>
          <w:iCs/>
        </w:rPr>
        <w:t xml:space="preserve">Angew. Chem. Int. Ed. </w:t>
      </w:r>
      <w:r w:rsidRPr="00B32FE1">
        <w:rPr>
          <w:rFonts w:ascii="Calibri" w:hAnsi="Calibri" w:cs="Calibri"/>
          <w:b/>
          <w:bCs/>
        </w:rPr>
        <w:t>2017</w:t>
      </w:r>
      <w:r w:rsidRPr="00B32FE1">
        <w:rPr>
          <w:rFonts w:ascii="Calibri" w:hAnsi="Calibri" w:cs="Calibri"/>
        </w:rPr>
        <w:t xml:space="preserve">, </w:t>
      </w:r>
      <w:r w:rsidRPr="00B32FE1">
        <w:rPr>
          <w:rFonts w:ascii="Calibri" w:hAnsi="Calibri" w:cs="Calibri"/>
          <w:i/>
          <w:iCs/>
        </w:rPr>
        <w:t>56</w:t>
      </w:r>
      <w:r w:rsidRPr="00B32FE1">
        <w:rPr>
          <w:rFonts w:ascii="Calibri" w:hAnsi="Calibri" w:cs="Calibri"/>
        </w:rPr>
        <w:t xml:space="preserve">, 11779–11783, DOI: 10.1002/anie.20170 5506. </w:t>
      </w:r>
    </w:p>
    <w:p w14:paraId="0918A342" w14:textId="28DA66A0" w:rsidR="00B32FE1" w:rsidRPr="00B32FE1" w:rsidRDefault="00B32FE1" w:rsidP="00B32FE1">
      <w:pPr>
        <w:numPr>
          <w:ilvl w:val="0"/>
          <w:numId w:val="4"/>
        </w:numPr>
        <w:rPr>
          <w:rFonts w:ascii="Calibri" w:hAnsi="Calibri" w:cs="Calibri"/>
        </w:rPr>
      </w:pPr>
      <w:r w:rsidRPr="00B32FE1">
        <w:rPr>
          <w:rFonts w:ascii="Calibri" w:hAnsi="Calibri" w:cs="Calibri"/>
        </w:rPr>
        <w:t xml:space="preserve">Yong, J. R. J.; Kupče, Ē.; Claridge, T. D. W. In </w:t>
      </w:r>
      <w:r w:rsidRPr="00B32FE1">
        <w:rPr>
          <w:rFonts w:ascii="Calibri" w:hAnsi="Calibri" w:cs="Calibri"/>
          <w:i/>
          <w:iCs/>
        </w:rPr>
        <w:t>Fast 2D solution-state NMR: concepts and applications</w:t>
      </w:r>
      <w:r w:rsidRPr="00B32FE1">
        <w:rPr>
          <w:rFonts w:ascii="Calibri" w:hAnsi="Calibri" w:cs="Calibri"/>
        </w:rPr>
        <w:t xml:space="preserve">, Giraudeau, P., Dumez, J.-N., Eds.; Royal Society of Chemistry: London, UK, 2023, DOI: 10.1039 /BK9781839168062-00084. </w:t>
      </w:r>
    </w:p>
    <w:p w14:paraId="113BDD97" w14:textId="1C3B810F" w:rsidR="00B32FE1" w:rsidRPr="00B32FE1" w:rsidRDefault="00B32FE1" w:rsidP="00B32FE1">
      <w:pPr>
        <w:numPr>
          <w:ilvl w:val="0"/>
          <w:numId w:val="4"/>
        </w:numPr>
        <w:rPr>
          <w:rFonts w:ascii="Calibri" w:hAnsi="Calibri" w:cs="Calibri"/>
        </w:rPr>
      </w:pPr>
      <w:r w:rsidRPr="00B32FE1">
        <w:rPr>
          <w:rFonts w:ascii="Calibri" w:hAnsi="Calibri" w:cs="Calibri"/>
        </w:rPr>
        <w:t xml:space="preserve">Yong, J. R. J.; Kupče, Ē.; Claridge, T. D. W. Modular Pulse Program Generation for NMR Supersequences. </w:t>
      </w:r>
      <w:r w:rsidRPr="00B32FE1">
        <w:rPr>
          <w:rFonts w:ascii="Calibri" w:hAnsi="Calibri" w:cs="Calibri"/>
          <w:i/>
          <w:iCs/>
        </w:rPr>
        <w:t xml:space="preserve">Anal. Chem. </w:t>
      </w:r>
      <w:r w:rsidRPr="00B32FE1">
        <w:rPr>
          <w:rFonts w:ascii="Calibri" w:hAnsi="Calibri" w:cs="Calibri"/>
          <w:b/>
          <w:bCs/>
        </w:rPr>
        <w:t>2022</w:t>
      </w:r>
      <w:r w:rsidRPr="00B32FE1">
        <w:rPr>
          <w:rFonts w:ascii="Calibri" w:hAnsi="Calibri" w:cs="Calibri"/>
        </w:rPr>
        <w:t xml:space="preserve">, </w:t>
      </w:r>
      <w:r w:rsidRPr="00B32FE1">
        <w:rPr>
          <w:rFonts w:ascii="Calibri" w:hAnsi="Calibri" w:cs="Calibri"/>
          <w:i/>
          <w:iCs/>
        </w:rPr>
        <w:t>94</w:t>
      </w:r>
      <w:r w:rsidRPr="00B32FE1">
        <w:rPr>
          <w:rFonts w:ascii="Calibri" w:hAnsi="Calibri" w:cs="Calibri"/>
        </w:rPr>
        <w:t xml:space="preserve">, 2271–2278, DOI: 10.1021/acs.analchem.1c04964. </w:t>
      </w:r>
    </w:p>
    <w:p w14:paraId="40B0AFB0" w14:textId="58FD3A4A" w:rsidR="00B32FE1" w:rsidRPr="00B32FE1" w:rsidRDefault="00B32FE1" w:rsidP="00B32FE1">
      <w:pPr>
        <w:numPr>
          <w:ilvl w:val="0"/>
          <w:numId w:val="4"/>
        </w:numPr>
        <w:rPr>
          <w:rFonts w:ascii="Calibri" w:hAnsi="Calibri" w:cs="Calibri"/>
        </w:rPr>
      </w:pPr>
      <w:r w:rsidRPr="00B32FE1">
        <w:rPr>
          <w:rFonts w:ascii="Calibri" w:hAnsi="Calibri" w:cs="Calibri"/>
        </w:rPr>
        <w:t xml:space="preserve">Yong, J. R. J.; Hansen, A. L.; Kupče, Ē.; Claridge, T. D. W. Increasing sensitivity and versatility in NMR supersequences with new HSQC-based modules. </w:t>
      </w:r>
      <w:r w:rsidRPr="00B32FE1">
        <w:rPr>
          <w:rFonts w:ascii="Calibri" w:hAnsi="Calibri" w:cs="Calibri"/>
          <w:i/>
          <w:iCs/>
        </w:rPr>
        <w:t xml:space="preserve">J. Magn. Reson. </w:t>
      </w:r>
      <w:r w:rsidRPr="00B32FE1">
        <w:rPr>
          <w:rFonts w:ascii="Calibri" w:hAnsi="Calibri" w:cs="Calibri"/>
          <w:b/>
          <w:bCs/>
        </w:rPr>
        <w:t>2021</w:t>
      </w:r>
      <w:r w:rsidRPr="00B32FE1">
        <w:rPr>
          <w:rFonts w:ascii="Calibri" w:hAnsi="Calibri" w:cs="Calibri"/>
        </w:rPr>
        <w:t xml:space="preserve">, </w:t>
      </w:r>
      <w:r w:rsidRPr="00B32FE1">
        <w:rPr>
          <w:rFonts w:ascii="Calibri" w:hAnsi="Calibri" w:cs="Calibri"/>
          <w:i/>
          <w:iCs/>
        </w:rPr>
        <w:t>329</w:t>
      </w:r>
      <w:r w:rsidRPr="00B32FE1">
        <w:rPr>
          <w:rFonts w:ascii="Calibri" w:hAnsi="Calibri" w:cs="Calibri"/>
        </w:rPr>
        <w:t xml:space="preserve">, 107027, DOI: 10.1016/j.jmr.2021.107027. </w:t>
      </w:r>
    </w:p>
    <w:p w14:paraId="5550D7DD" w14:textId="2F9433C6" w:rsidR="00B32FE1" w:rsidRPr="00B32FE1" w:rsidRDefault="00B32FE1" w:rsidP="00B32FE1">
      <w:pPr>
        <w:numPr>
          <w:ilvl w:val="0"/>
          <w:numId w:val="4"/>
        </w:numPr>
        <w:rPr>
          <w:rFonts w:ascii="Calibri" w:hAnsi="Calibri" w:cs="Calibri"/>
        </w:rPr>
      </w:pPr>
      <w:r w:rsidRPr="00B32FE1">
        <w:rPr>
          <w:rFonts w:ascii="Calibri" w:hAnsi="Calibri" w:cs="Calibri"/>
        </w:rPr>
        <w:t>Nyberg, N. T.; Duus, J. Ø.; Sørensen, O. W. Heteronuclear Two-Bond Correlation: Suppressing Heteronuclear Three-Bond or Higher NMR Correlations while Enhancing Two-Bond Correlations Even for Vanishing</w:t>
      </w:r>
      <w:r w:rsidRPr="004C02B4">
        <w:rPr>
          <w:rFonts w:ascii="Calibri" w:hAnsi="Calibri" w:cs="Calibri"/>
        </w:rPr>
        <w:t xml:space="preserve"> </w:t>
      </w:r>
      <w:r w:rsidRPr="004C02B4">
        <w:rPr>
          <w:rFonts w:ascii="Calibri" w:hAnsi="Calibri" w:cs="Calibri"/>
          <w:vertAlign w:val="superscript"/>
        </w:rPr>
        <w:t>2</w:t>
      </w:r>
      <w:r w:rsidRPr="004C02B4">
        <w:rPr>
          <w:rFonts w:ascii="Calibri" w:hAnsi="Calibri" w:cs="Calibri"/>
          <w:i/>
          <w:iCs/>
        </w:rPr>
        <w:t>J</w:t>
      </w:r>
      <w:r w:rsidRPr="004C02B4">
        <w:rPr>
          <w:rFonts w:ascii="Calibri" w:hAnsi="Calibri" w:cs="Calibri"/>
          <w:vertAlign w:val="subscript"/>
        </w:rPr>
        <w:t>CH</w:t>
      </w:r>
      <w:r w:rsidRPr="00B32FE1">
        <w:rPr>
          <w:rFonts w:ascii="Calibri" w:hAnsi="Calibri" w:cs="Calibri"/>
        </w:rPr>
        <w:t xml:space="preserve">. </w:t>
      </w:r>
      <w:r w:rsidRPr="00B32FE1">
        <w:rPr>
          <w:rFonts w:ascii="Calibri" w:hAnsi="Calibri" w:cs="Calibri"/>
          <w:i/>
          <w:iCs/>
        </w:rPr>
        <w:t xml:space="preserve">J. Am. Chem. Soc. </w:t>
      </w:r>
      <w:r w:rsidRPr="00B32FE1">
        <w:rPr>
          <w:rFonts w:ascii="Calibri" w:hAnsi="Calibri" w:cs="Calibri"/>
          <w:b/>
          <w:bCs/>
        </w:rPr>
        <w:t>2005</w:t>
      </w:r>
      <w:r w:rsidRPr="00B32FE1">
        <w:rPr>
          <w:rFonts w:ascii="Calibri" w:hAnsi="Calibri" w:cs="Calibri"/>
        </w:rPr>
        <w:t xml:space="preserve">, </w:t>
      </w:r>
      <w:r w:rsidRPr="00B32FE1">
        <w:rPr>
          <w:rFonts w:ascii="Calibri" w:hAnsi="Calibri" w:cs="Calibri"/>
          <w:i/>
          <w:iCs/>
        </w:rPr>
        <w:t>127</w:t>
      </w:r>
      <w:r w:rsidRPr="00B32FE1">
        <w:rPr>
          <w:rFonts w:ascii="Calibri" w:hAnsi="Calibri" w:cs="Calibri"/>
        </w:rPr>
        <w:t xml:space="preserve">, 6154–6155, DOI: 10.1021/ja050878w. </w:t>
      </w:r>
    </w:p>
    <w:p w14:paraId="19762CD4" w14:textId="1D69FFF2" w:rsidR="00B32FE1" w:rsidRPr="00B32FE1" w:rsidRDefault="00B32FE1" w:rsidP="00B32FE1">
      <w:pPr>
        <w:numPr>
          <w:ilvl w:val="0"/>
          <w:numId w:val="4"/>
        </w:numPr>
        <w:rPr>
          <w:rFonts w:ascii="Calibri" w:hAnsi="Calibri" w:cs="Calibri"/>
        </w:rPr>
      </w:pPr>
      <w:r w:rsidRPr="00B32FE1">
        <w:rPr>
          <w:rFonts w:ascii="Calibri" w:hAnsi="Calibri" w:cs="Calibri"/>
        </w:rPr>
        <w:t xml:space="preserve">Nyberg, N. T.; Duus, J. Ø.; Sørensen, O. W. Editing of H2BC NMR spectra. </w:t>
      </w:r>
      <w:r w:rsidRPr="00B32FE1">
        <w:rPr>
          <w:rFonts w:ascii="Calibri" w:hAnsi="Calibri" w:cs="Calibri"/>
          <w:i/>
          <w:iCs/>
        </w:rPr>
        <w:t xml:space="preserve">Magn. Reson. Chem. </w:t>
      </w:r>
      <w:r w:rsidRPr="00B32FE1">
        <w:rPr>
          <w:rFonts w:ascii="Calibri" w:hAnsi="Calibri" w:cs="Calibri"/>
          <w:b/>
          <w:bCs/>
        </w:rPr>
        <w:t>2005</w:t>
      </w:r>
      <w:r w:rsidRPr="00B32FE1">
        <w:rPr>
          <w:rFonts w:ascii="Calibri" w:hAnsi="Calibri" w:cs="Calibri"/>
        </w:rPr>
        <w:t xml:space="preserve">, </w:t>
      </w:r>
      <w:r w:rsidRPr="00B32FE1">
        <w:rPr>
          <w:rFonts w:ascii="Calibri" w:hAnsi="Calibri" w:cs="Calibri"/>
          <w:i/>
          <w:iCs/>
        </w:rPr>
        <w:t>43</w:t>
      </w:r>
      <w:r w:rsidRPr="00B32FE1">
        <w:rPr>
          <w:rFonts w:ascii="Calibri" w:hAnsi="Calibri" w:cs="Calibri"/>
        </w:rPr>
        <w:t xml:space="preserve">, 971–974, DOI: 10.1002/mrc.1698. </w:t>
      </w:r>
    </w:p>
    <w:p w14:paraId="65A277F0" w14:textId="36472F9D" w:rsidR="00B32FE1" w:rsidRPr="00B32FE1" w:rsidRDefault="00B32FE1" w:rsidP="00B32FE1">
      <w:pPr>
        <w:numPr>
          <w:ilvl w:val="0"/>
          <w:numId w:val="4"/>
        </w:numPr>
        <w:rPr>
          <w:rFonts w:ascii="Calibri" w:hAnsi="Calibri" w:cs="Calibri"/>
        </w:rPr>
      </w:pPr>
      <w:r w:rsidRPr="00B32FE1">
        <w:rPr>
          <w:rFonts w:ascii="Calibri" w:hAnsi="Calibri" w:cs="Calibri"/>
        </w:rPr>
        <w:t xml:space="preserve">Kupče, Ē.; Sørensen, O. W. 2BOB - extracting an H2BC and an HSQC-type spectrum from the same data set, and H2OBC - a fast experiment delineating the protonated </w:t>
      </w:r>
      <w:r w:rsidRPr="00B32FE1">
        <w:rPr>
          <w:rFonts w:ascii="Calibri" w:hAnsi="Calibri" w:cs="Calibri"/>
          <w:vertAlign w:val="superscript"/>
        </w:rPr>
        <w:t>13</w:t>
      </w:r>
      <w:r w:rsidRPr="00B32FE1">
        <w:rPr>
          <w:rFonts w:ascii="Calibri" w:hAnsi="Calibri" w:cs="Calibri"/>
        </w:rPr>
        <w:t xml:space="preserve">C backbone. </w:t>
      </w:r>
      <w:r w:rsidRPr="00B32FE1">
        <w:rPr>
          <w:rFonts w:ascii="Calibri" w:hAnsi="Calibri" w:cs="Calibri"/>
          <w:i/>
          <w:iCs/>
        </w:rPr>
        <w:t xml:space="preserve">Magn. Reson. Chem. </w:t>
      </w:r>
      <w:r w:rsidRPr="00B32FE1">
        <w:rPr>
          <w:rFonts w:ascii="Calibri" w:hAnsi="Calibri" w:cs="Calibri"/>
          <w:b/>
          <w:bCs/>
        </w:rPr>
        <w:t>2017</w:t>
      </w:r>
      <w:r w:rsidRPr="00B32FE1">
        <w:rPr>
          <w:rFonts w:ascii="Calibri" w:hAnsi="Calibri" w:cs="Calibri"/>
        </w:rPr>
        <w:t xml:space="preserve">, </w:t>
      </w:r>
      <w:r w:rsidRPr="00B32FE1">
        <w:rPr>
          <w:rFonts w:ascii="Calibri" w:hAnsi="Calibri" w:cs="Calibri"/>
          <w:i/>
          <w:iCs/>
        </w:rPr>
        <w:t>55</w:t>
      </w:r>
      <w:r w:rsidRPr="00B32FE1">
        <w:rPr>
          <w:rFonts w:ascii="Calibri" w:hAnsi="Calibri" w:cs="Calibri"/>
        </w:rPr>
        <w:t xml:space="preserve">, 515–518, DOI: 10.1002/mrc.4584. </w:t>
      </w:r>
    </w:p>
    <w:p w14:paraId="24E01180" w14:textId="63FA74FF" w:rsidR="00B32FE1" w:rsidRPr="00B32FE1" w:rsidRDefault="00B32FE1" w:rsidP="00B32FE1">
      <w:pPr>
        <w:numPr>
          <w:ilvl w:val="0"/>
          <w:numId w:val="4"/>
        </w:numPr>
        <w:rPr>
          <w:rFonts w:ascii="Calibri" w:hAnsi="Calibri" w:cs="Calibri"/>
        </w:rPr>
      </w:pPr>
      <w:r w:rsidRPr="00B32FE1">
        <w:rPr>
          <w:rFonts w:ascii="Calibri" w:hAnsi="Calibri" w:cs="Calibri"/>
        </w:rPr>
        <w:t xml:space="preserve">Hu, K.; Westler, W. M.; Markley, J. L. Two-dimensional concurrent HMQC-COSY as an approach for small molecule chemical shift assignment and compound identification. </w:t>
      </w:r>
      <w:r w:rsidRPr="00B32FE1">
        <w:rPr>
          <w:rFonts w:ascii="Calibri" w:hAnsi="Calibri" w:cs="Calibri"/>
          <w:i/>
          <w:iCs/>
        </w:rPr>
        <w:t xml:space="preserve">J. Biomol. NMR </w:t>
      </w:r>
      <w:r w:rsidRPr="00B32FE1">
        <w:rPr>
          <w:rFonts w:ascii="Calibri" w:hAnsi="Calibri" w:cs="Calibri"/>
          <w:b/>
          <w:bCs/>
        </w:rPr>
        <w:t>2011</w:t>
      </w:r>
      <w:r w:rsidRPr="00B32FE1">
        <w:rPr>
          <w:rFonts w:ascii="Calibri" w:hAnsi="Calibri" w:cs="Calibri"/>
        </w:rPr>
        <w:t xml:space="preserve">, </w:t>
      </w:r>
      <w:r w:rsidRPr="00B32FE1">
        <w:rPr>
          <w:rFonts w:ascii="Calibri" w:hAnsi="Calibri" w:cs="Calibri"/>
          <w:i/>
          <w:iCs/>
        </w:rPr>
        <w:t>49</w:t>
      </w:r>
      <w:r w:rsidRPr="00B32FE1">
        <w:rPr>
          <w:rFonts w:ascii="Calibri" w:hAnsi="Calibri" w:cs="Calibri"/>
        </w:rPr>
        <w:t xml:space="preserve">, 291–296, DOI: 10.1007/s10858-011-9494-4. </w:t>
      </w:r>
    </w:p>
    <w:p w14:paraId="430C10C6" w14:textId="1A67481C" w:rsidR="00B32FE1" w:rsidRPr="00B32FE1" w:rsidRDefault="00B32FE1" w:rsidP="00B32FE1">
      <w:pPr>
        <w:numPr>
          <w:ilvl w:val="0"/>
          <w:numId w:val="4"/>
        </w:numPr>
        <w:rPr>
          <w:rFonts w:ascii="Calibri" w:hAnsi="Calibri" w:cs="Calibri"/>
        </w:rPr>
      </w:pPr>
      <w:r w:rsidRPr="00B32FE1">
        <w:rPr>
          <w:rFonts w:ascii="Calibri" w:hAnsi="Calibri" w:cs="Calibri"/>
        </w:rPr>
        <w:lastRenderedPageBreak/>
        <w:t xml:space="preserve"> Kupče, Ē.; Claridge, T. D. W. New NOAH modules for structure elucidation at natural isotopic abundance. </w:t>
      </w:r>
      <w:r w:rsidRPr="00B32FE1">
        <w:rPr>
          <w:rFonts w:ascii="Calibri" w:hAnsi="Calibri" w:cs="Calibri"/>
          <w:i/>
          <w:iCs/>
        </w:rPr>
        <w:t xml:space="preserve">J. Magn. Reson.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307</w:t>
      </w:r>
      <w:r w:rsidRPr="00B32FE1">
        <w:rPr>
          <w:rFonts w:ascii="Calibri" w:hAnsi="Calibri" w:cs="Calibri"/>
        </w:rPr>
        <w:t xml:space="preserve">, 106568, DOI: 10.1016/j.jmr.2019.106568. </w:t>
      </w:r>
    </w:p>
    <w:p w14:paraId="40EC5B63" w14:textId="07461C1D" w:rsidR="00B32FE1" w:rsidRPr="00B32FE1" w:rsidRDefault="00B32FE1" w:rsidP="00B32FE1">
      <w:pPr>
        <w:numPr>
          <w:ilvl w:val="0"/>
          <w:numId w:val="4"/>
        </w:numPr>
        <w:rPr>
          <w:rFonts w:ascii="Calibri" w:hAnsi="Calibri" w:cs="Calibri"/>
        </w:rPr>
      </w:pPr>
      <w:r w:rsidRPr="00B32FE1">
        <w:rPr>
          <w:rFonts w:ascii="Calibri" w:hAnsi="Calibri" w:cs="Calibri"/>
        </w:rPr>
        <w:t xml:space="preserve">Gyöngyösi, T.; Timári, I.; Haller, J.; Koos, M. R. M.; Luy, B.; Kövér, K. E. Boosting the NMR Assignment of Carbohydrates with Clean In-Phase Correlation Experiments. </w:t>
      </w:r>
      <w:r w:rsidRPr="00B32FE1">
        <w:rPr>
          <w:rFonts w:ascii="Calibri" w:hAnsi="Calibri" w:cs="Calibri"/>
          <w:i/>
          <w:iCs/>
        </w:rPr>
        <w:t xml:space="preserve">ChemPlusChem </w:t>
      </w:r>
      <w:r w:rsidRPr="00B32FE1">
        <w:rPr>
          <w:rFonts w:ascii="Calibri" w:hAnsi="Calibri" w:cs="Calibri"/>
          <w:b/>
          <w:bCs/>
        </w:rPr>
        <w:t>2018</w:t>
      </w:r>
      <w:r w:rsidRPr="00B32FE1">
        <w:rPr>
          <w:rFonts w:ascii="Calibri" w:hAnsi="Calibri" w:cs="Calibri"/>
        </w:rPr>
        <w:t xml:space="preserve">, </w:t>
      </w:r>
      <w:r w:rsidRPr="00B32FE1">
        <w:rPr>
          <w:rFonts w:ascii="Calibri" w:hAnsi="Calibri" w:cs="Calibri"/>
          <w:i/>
          <w:iCs/>
        </w:rPr>
        <w:t>83</w:t>
      </w:r>
      <w:r w:rsidRPr="00B32FE1">
        <w:rPr>
          <w:rFonts w:ascii="Calibri" w:hAnsi="Calibri" w:cs="Calibri"/>
        </w:rPr>
        <w:t xml:space="preserve">, 53–60, DOI: 10.1002/cplu.201700452. </w:t>
      </w:r>
    </w:p>
    <w:p w14:paraId="467ACE8A" w14:textId="398FA6FA" w:rsidR="00B32FE1" w:rsidRPr="00B32FE1" w:rsidRDefault="00B32FE1" w:rsidP="00B32FE1">
      <w:pPr>
        <w:numPr>
          <w:ilvl w:val="0"/>
          <w:numId w:val="4"/>
        </w:numPr>
        <w:rPr>
          <w:rFonts w:ascii="Calibri" w:hAnsi="Calibri" w:cs="Calibri"/>
        </w:rPr>
      </w:pPr>
      <w:r w:rsidRPr="00B32FE1">
        <w:rPr>
          <w:rFonts w:ascii="Calibri" w:hAnsi="Calibri" w:cs="Calibri"/>
        </w:rPr>
        <w:t xml:space="preserve">Gyöngyösi, T.; Timári, I.; Sinnaeve, D.; Luy, B.; Kövér, K. E. Expedited Nuclear Magnetic Resonance Assignment of Small- to Medium-Sized Molecules with Improved HSQC-CLIP-COSY Experiments. </w:t>
      </w:r>
      <w:r w:rsidRPr="00B32FE1">
        <w:rPr>
          <w:rFonts w:ascii="Calibri" w:hAnsi="Calibri" w:cs="Calibri"/>
          <w:i/>
          <w:iCs/>
        </w:rPr>
        <w:t xml:space="preserve">Anal. Chem. </w:t>
      </w:r>
      <w:r w:rsidRPr="00B32FE1">
        <w:rPr>
          <w:rFonts w:ascii="Calibri" w:hAnsi="Calibri" w:cs="Calibri"/>
          <w:b/>
          <w:bCs/>
        </w:rPr>
        <w:t>2021</w:t>
      </w:r>
      <w:r w:rsidRPr="00B32FE1">
        <w:rPr>
          <w:rFonts w:ascii="Calibri" w:hAnsi="Calibri" w:cs="Calibri"/>
        </w:rPr>
        <w:t xml:space="preserve">, </w:t>
      </w:r>
      <w:r w:rsidRPr="00B32FE1">
        <w:rPr>
          <w:rFonts w:ascii="Calibri" w:hAnsi="Calibri" w:cs="Calibri"/>
          <w:i/>
          <w:iCs/>
        </w:rPr>
        <w:t>93</w:t>
      </w:r>
      <w:r w:rsidRPr="00B32FE1">
        <w:rPr>
          <w:rFonts w:ascii="Calibri" w:hAnsi="Calibri" w:cs="Calibri"/>
        </w:rPr>
        <w:t xml:space="preserve">, 3096–3102, DOI: 10.1021/acs.analchem.0c04124. </w:t>
      </w:r>
    </w:p>
    <w:p w14:paraId="70525B59" w14:textId="57059B70" w:rsidR="00B32FE1" w:rsidRPr="00B32FE1" w:rsidRDefault="00B32FE1" w:rsidP="00B32FE1">
      <w:pPr>
        <w:numPr>
          <w:ilvl w:val="0"/>
          <w:numId w:val="4"/>
        </w:numPr>
        <w:rPr>
          <w:rFonts w:ascii="Calibri" w:hAnsi="Calibri" w:cs="Calibri"/>
        </w:rPr>
      </w:pPr>
      <w:r w:rsidRPr="00B32FE1">
        <w:rPr>
          <w:rFonts w:ascii="Calibri" w:hAnsi="Calibri" w:cs="Calibri"/>
        </w:rPr>
        <w:t xml:space="preserve">Orts, J.; Gossert, A. D. Structure determination of protein-ligand complexes by NMR in solution. </w:t>
      </w:r>
      <w:r w:rsidRPr="00B32FE1">
        <w:rPr>
          <w:rFonts w:ascii="Calibri" w:hAnsi="Calibri" w:cs="Calibri"/>
          <w:i/>
          <w:iCs/>
        </w:rPr>
        <w:t xml:space="preserve">Methods </w:t>
      </w:r>
      <w:r w:rsidRPr="00B32FE1">
        <w:rPr>
          <w:rFonts w:ascii="Calibri" w:hAnsi="Calibri" w:cs="Calibri"/>
          <w:b/>
          <w:bCs/>
        </w:rPr>
        <w:t>2018</w:t>
      </w:r>
      <w:r w:rsidRPr="00B32FE1">
        <w:rPr>
          <w:rFonts w:ascii="Calibri" w:hAnsi="Calibri" w:cs="Calibri"/>
        </w:rPr>
        <w:t xml:space="preserve">, </w:t>
      </w:r>
      <w:r w:rsidRPr="00B32FE1">
        <w:rPr>
          <w:rFonts w:ascii="Calibri" w:hAnsi="Calibri" w:cs="Calibri"/>
          <w:i/>
          <w:iCs/>
        </w:rPr>
        <w:t>138-139</w:t>
      </w:r>
      <w:r w:rsidRPr="00B32FE1">
        <w:rPr>
          <w:rFonts w:ascii="Calibri" w:hAnsi="Calibri" w:cs="Calibri"/>
        </w:rPr>
        <w:t xml:space="preserve">, 3–25, DOI: 10.1016/j.ymeth.2018.01.019. </w:t>
      </w:r>
    </w:p>
    <w:p w14:paraId="22874FA8" w14:textId="0D28F0A1" w:rsidR="00B32FE1" w:rsidRPr="00B32FE1" w:rsidRDefault="00B32FE1" w:rsidP="00B32FE1">
      <w:pPr>
        <w:numPr>
          <w:ilvl w:val="0"/>
          <w:numId w:val="4"/>
        </w:numPr>
        <w:rPr>
          <w:rFonts w:ascii="Calibri" w:hAnsi="Calibri" w:cs="Calibri"/>
        </w:rPr>
      </w:pPr>
      <w:r w:rsidRPr="00B32FE1">
        <w:rPr>
          <w:rFonts w:ascii="Calibri" w:hAnsi="Calibri" w:cs="Calibri"/>
        </w:rPr>
        <w:t xml:space="preserve">Schulze-Sünninghausen, D.; Becker, J.; Koos, M. R. M.; Luy, B. Improvements, extensions, and practical aspects of rapid ASAP-HSQC and ALSOFAST-HSQC pulse sequences for studying small molecules at natural abundance. </w:t>
      </w:r>
      <w:r w:rsidRPr="00B32FE1">
        <w:rPr>
          <w:rFonts w:ascii="Calibri" w:hAnsi="Calibri" w:cs="Calibri"/>
          <w:i/>
          <w:iCs/>
        </w:rPr>
        <w:t xml:space="preserve">J. Magn. Reson. </w:t>
      </w:r>
      <w:r w:rsidRPr="00B32FE1">
        <w:rPr>
          <w:rFonts w:ascii="Calibri" w:hAnsi="Calibri" w:cs="Calibri"/>
          <w:b/>
          <w:bCs/>
        </w:rPr>
        <w:t>2017</w:t>
      </w:r>
      <w:r w:rsidRPr="00B32FE1">
        <w:rPr>
          <w:rFonts w:ascii="Calibri" w:hAnsi="Calibri" w:cs="Calibri"/>
        </w:rPr>
        <w:t xml:space="preserve">, </w:t>
      </w:r>
      <w:r w:rsidRPr="00B32FE1">
        <w:rPr>
          <w:rFonts w:ascii="Calibri" w:hAnsi="Calibri" w:cs="Calibri"/>
          <w:i/>
          <w:iCs/>
        </w:rPr>
        <w:t>281</w:t>
      </w:r>
      <w:r w:rsidRPr="00B32FE1">
        <w:rPr>
          <w:rFonts w:ascii="Calibri" w:hAnsi="Calibri" w:cs="Calibri"/>
        </w:rPr>
        <w:t xml:space="preserve">, 151–161, DOI: 10.1016/j.jmr.2017 .05.012. </w:t>
      </w:r>
    </w:p>
    <w:p w14:paraId="3C07B048" w14:textId="535CA8E1" w:rsidR="00B32FE1" w:rsidRPr="00B32FE1" w:rsidRDefault="00B32FE1" w:rsidP="00B32FE1">
      <w:pPr>
        <w:numPr>
          <w:ilvl w:val="0"/>
          <w:numId w:val="4"/>
        </w:numPr>
        <w:rPr>
          <w:rFonts w:ascii="Calibri" w:hAnsi="Calibri" w:cs="Calibri"/>
        </w:rPr>
      </w:pPr>
      <w:r w:rsidRPr="00B32FE1">
        <w:rPr>
          <w:rFonts w:ascii="Calibri" w:hAnsi="Calibri" w:cs="Calibri"/>
        </w:rPr>
        <w:t xml:space="preserve">Koos, M. R. M.; Luy, B. Polarization recovery during ASAP and SOFAST/ALSOFAST-type experiments. </w:t>
      </w:r>
      <w:r w:rsidRPr="00B32FE1">
        <w:rPr>
          <w:rFonts w:ascii="Calibri" w:hAnsi="Calibri" w:cs="Calibri"/>
          <w:i/>
          <w:iCs/>
        </w:rPr>
        <w:t xml:space="preserve">J. Magn. Reson.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300</w:t>
      </w:r>
      <w:r w:rsidRPr="00B32FE1">
        <w:rPr>
          <w:rFonts w:ascii="Calibri" w:hAnsi="Calibri" w:cs="Calibri"/>
        </w:rPr>
        <w:t xml:space="preserve">, 61–75, DOI: 10.1016/j.jmr.2018.12.014. </w:t>
      </w:r>
    </w:p>
    <w:p w14:paraId="0E02823E" w14:textId="17DFFA00" w:rsidR="00B32FE1" w:rsidRPr="00B32FE1" w:rsidRDefault="00B32FE1" w:rsidP="00B32FE1">
      <w:pPr>
        <w:numPr>
          <w:ilvl w:val="0"/>
          <w:numId w:val="4"/>
        </w:numPr>
        <w:rPr>
          <w:rFonts w:ascii="Calibri" w:hAnsi="Calibri" w:cs="Calibri"/>
        </w:rPr>
      </w:pPr>
      <w:r w:rsidRPr="00B32FE1">
        <w:rPr>
          <w:rFonts w:ascii="Calibri" w:hAnsi="Calibri" w:cs="Calibri"/>
        </w:rPr>
        <w:t xml:space="preserve">Kupče, Ē.; Yong, J. R. J.; Widmalm, G.; Claridge, T. D. W. Parallel NMR Supersequences: Ten Spectra in a Single Measurement. </w:t>
      </w:r>
      <w:r w:rsidRPr="00B32FE1">
        <w:rPr>
          <w:rFonts w:ascii="Calibri" w:hAnsi="Calibri" w:cs="Calibri"/>
          <w:i/>
          <w:iCs/>
        </w:rPr>
        <w:t xml:space="preserve">JACS Au </w:t>
      </w:r>
      <w:r w:rsidRPr="00B32FE1">
        <w:rPr>
          <w:rFonts w:ascii="Calibri" w:hAnsi="Calibri" w:cs="Calibri"/>
          <w:b/>
          <w:bCs/>
        </w:rPr>
        <w:t>2021</w:t>
      </w:r>
      <w:r w:rsidRPr="00B32FE1">
        <w:rPr>
          <w:rFonts w:ascii="Calibri" w:hAnsi="Calibri" w:cs="Calibri"/>
        </w:rPr>
        <w:t xml:space="preserve">, </w:t>
      </w:r>
      <w:r w:rsidRPr="00B32FE1">
        <w:rPr>
          <w:rFonts w:ascii="Calibri" w:hAnsi="Calibri" w:cs="Calibri"/>
          <w:i/>
          <w:iCs/>
        </w:rPr>
        <w:t>1</w:t>
      </w:r>
      <w:r w:rsidRPr="00B32FE1">
        <w:rPr>
          <w:rFonts w:ascii="Calibri" w:hAnsi="Calibri" w:cs="Calibri"/>
        </w:rPr>
        <w:t xml:space="preserve">, 1892–1897, DOI: 10.1021/jacsau.1c00423. </w:t>
      </w:r>
    </w:p>
    <w:p w14:paraId="0C2EFB01" w14:textId="67A87C76" w:rsidR="00B32FE1" w:rsidRPr="00B32FE1" w:rsidRDefault="00B32FE1" w:rsidP="00B32FE1">
      <w:pPr>
        <w:numPr>
          <w:ilvl w:val="0"/>
          <w:numId w:val="5"/>
        </w:numPr>
        <w:rPr>
          <w:rFonts w:ascii="Calibri" w:hAnsi="Calibri" w:cs="Calibri"/>
        </w:rPr>
      </w:pPr>
      <w:r w:rsidRPr="00B32FE1">
        <w:rPr>
          <w:rFonts w:ascii="Calibri" w:hAnsi="Calibri" w:cs="Calibri"/>
        </w:rPr>
        <w:t xml:space="preserve">Thrippleton, M. J.; Keeler, J. Elimination of Zero-Quantum Interference in Two-Dimensional NMR Spectra. </w:t>
      </w:r>
      <w:r w:rsidRPr="00B32FE1">
        <w:rPr>
          <w:rFonts w:ascii="Calibri" w:hAnsi="Calibri" w:cs="Calibri"/>
          <w:i/>
          <w:iCs/>
        </w:rPr>
        <w:t xml:space="preserve">Angew. Chem., Int. Ed. </w:t>
      </w:r>
      <w:r w:rsidRPr="00B32FE1">
        <w:rPr>
          <w:rFonts w:ascii="Calibri" w:hAnsi="Calibri" w:cs="Calibri"/>
          <w:b/>
          <w:bCs/>
        </w:rPr>
        <w:t>2003</w:t>
      </w:r>
      <w:r w:rsidRPr="00B32FE1">
        <w:rPr>
          <w:rFonts w:ascii="Calibri" w:hAnsi="Calibri" w:cs="Calibri"/>
        </w:rPr>
        <w:t xml:space="preserve">, </w:t>
      </w:r>
      <w:r w:rsidRPr="00B32FE1">
        <w:rPr>
          <w:rFonts w:ascii="Calibri" w:hAnsi="Calibri" w:cs="Calibri"/>
          <w:i/>
          <w:iCs/>
        </w:rPr>
        <w:t>42</w:t>
      </w:r>
      <w:r w:rsidRPr="00B32FE1">
        <w:rPr>
          <w:rFonts w:ascii="Calibri" w:hAnsi="Calibri" w:cs="Calibri"/>
        </w:rPr>
        <w:t xml:space="preserve">, 3938–3941, DOI: 10.1002/anie.200351947. </w:t>
      </w:r>
    </w:p>
    <w:p w14:paraId="01601787" w14:textId="45BB9ED2" w:rsidR="00B32FE1" w:rsidRPr="00B32FE1" w:rsidRDefault="00B32FE1" w:rsidP="00B32FE1">
      <w:pPr>
        <w:numPr>
          <w:ilvl w:val="0"/>
          <w:numId w:val="5"/>
        </w:numPr>
        <w:rPr>
          <w:rFonts w:ascii="Calibri" w:hAnsi="Calibri" w:cs="Calibri"/>
        </w:rPr>
      </w:pPr>
      <w:r w:rsidRPr="00B32FE1">
        <w:rPr>
          <w:rFonts w:ascii="Calibri" w:hAnsi="Calibri" w:cs="Calibri"/>
        </w:rPr>
        <w:t xml:space="preserve">Aguilar, J. A.; Nilsson, M.; Bodenhausen, G.; Morris, G. A. Spin echo NMR spectra without J modulation. </w:t>
      </w:r>
      <w:r w:rsidRPr="00B32FE1">
        <w:rPr>
          <w:rFonts w:ascii="Calibri" w:hAnsi="Calibri" w:cs="Calibri"/>
          <w:i/>
          <w:iCs/>
        </w:rPr>
        <w:t xml:space="preserve">Chem. Commun. </w:t>
      </w:r>
      <w:r w:rsidRPr="00B32FE1">
        <w:rPr>
          <w:rFonts w:ascii="Calibri" w:hAnsi="Calibri" w:cs="Calibri"/>
          <w:b/>
          <w:bCs/>
        </w:rPr>
        <w:t>2012</w:t>
      </w:r>
      <w:r w:rsidRPr="00B32FE1">
        <w:rPr>
          <w:rFonts w:ascii="Calibri" w:hAnsi="Calibri" w:cs="Calibri"/>
        </w:rPr>
        <w:t xml:space="preserve">, </w:t>
      </w:r>
      <w:r w:rsidRPr="00B32FE1">
        <w:rPr>
          <w:rFonts w:ascii="Calibri" w:hAnsi="Calibri" w:cs="Calibri"/>
          <w:i/>
          <w:iCs/>
        </w:rPr>
        <w:t>48</w:t>
      </w:r>
      <w:r w:rsidRPr="00B32FE1">
        <w:rPr>
          <w:rFonts w:ascii="Calibri" w:hAnsi="Calibri" w:cs="Calibri"/>
        </w:rPr>
        <w:t xml:space="preserve">, 811–813, DOI: 10.1039/c1cc16699a. </w:t>
      </w:r>
    </w:p>
    <w:p w14:paraId="5E73586E" w14:textId="49C8C3F7" w:rsidR="00B32FE1" w:rsidRPr="00B32FE1" w:rsidRDefault="00B32FE1" w:rsidP="00B32FE1">
      <w:pPr>
        <w:numPr>
          <w:ilvl w:val="0"/>
          <w:numId w:val="5"/>
        </w:numPr>
        <w:rPr>
          <w:rFonts w:ascii="Calibri" w:hAnsi="Calibri" w:cs="Calibri"/>
        </w:rPr>
      </w:pPr>
      <w:r w:rsidRPr="00B32FE1">
        <w:rPr>
          <w:rFonts w:ascii="Calibri" w:hAnsi="Calibri" w:cs="Calibri"/>
        </w:rPr>
        <w:t xml:space="preserve">Parella, T. Towards perfect NMR: Spin-echo versus perfect-echo building blocks. </w:t>
      </w:r>
      <w:r w:rsidRPr="00B32FE1">
        <w:rPr>
          <w:rFonts w:ascii="Calibri" w:hAnsi="Calibri" w:cs="Calibri"/>
          <w:i/>
          <w:iCs/>
        </w:rPr>
        <w:t xml:space="preserve">Magn. Reson. Chem.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57</w:t>
      </w:r>
      <w:r w:rsidRPr="00B32FE1">
        <w:rPr>
          <w:rFonts w:ascii="Calibri" w:hAnsi="Calibri" w:cs="Calibri"/>
        </w:rPr>
        <w:t xml:space="preserve">, 13–29, DOI: 10.1002/mrc.4776. </w:t>
      </w:r>
    </w:p>
    <w:p w14:paraId="0A144B42" w14:textId="6F3F1C47" w:rsidR="00B32FE1" w:rsidRPr="00B32FE1" w:rsidRDefault="00B32FE1" w:rsidP="00B32FE1">
      <w:pPr>
        <w:numPr>
          <w:ilvl w:val="0"/>
          <w:numId w:val="5"/>
        </w:numPr>
        <w:rPr>
          <w:rFonts w:ascii="Calibri" w:hAnsi="Calibri" w:cs="Calibri"/>
        </w:rPr>
      </w:pPr>
      <w:r w:rsidRPr="00B32FE1">
        <w:rPr>
          <w:rFonts w:ascii="Calibri" w:hAnsi="Calibri" w:cs="Calibri"/>
        </w:rPr>
        <w:t>Koos, M. R. M.; Kummerlöwe, G.; Kaltschnee, L.; Thiele, C. M.; Luy, B. CLIP-COSY: A Clean In-Phase Experiment for the Rapid Acquisition of COSY-type</w:t>
      </w:r>
      <w:r w:rsidR="00820836" w:rsidRPr="004C02B4">
        <w:rPr>
          <w:rFonts w:ascii="Calibri" w:hAnsi="Calibri" w:cs="Calibri"/>
        </w:rPr>
        <w:t xml:space="preserve"> </w:t>
      </w:r>
      <w:r w:rsidRPr="00B32FE1">
        <w:rPr>
          <w:rFonts w:ascii="Calibri" w:hAnsi="Calibri" w:cs="Calibri"/>
        </w:rPr>
        <w:t xml:space="preserve">Correlations. </w:t>
      </w:r>
      <w:r w:rsidRPr="00B32FE1">
        <w:rPr>
          <w:rFonts w:ascii="Calibri" w:hAnsi="Calibri" w:cs="Calibri"/>
          <w:i/>
          <w:iCs/>
        </w:rPr>
        <w:t xml:space="preserve">Angew. Chem., Int. Ed. </w:t>
      </w:r>
      <w:r w:rsidRPr="00B32FE1">
        <w:rPr>
          <w:rFonts w:ascii="Calibri" w:hAnsi="Calibri" w:cs="Calibri"/>
          <w:b/>
          <w:bCs/>
        </w:rPr>
        <w:t>2016</w:t>
      </w:r>
      <w:r w:rsidRPr="00B32FE1">
        <w:rPr>
          <w:rFonts w:ascii="Calibri" w:hAnsi="Calibri" w:cs="Calibri"/>
        </w:rPr>
        <w:t xml:space="preserve">, </w:t>
      </w:r>
      <w:r w:rsidRPr="00B32FE1">
        <w:rPr>
          <w:rFonts w:ascii="Calibri" w:hAnsi="Calibri" w:cs="Calibri"/>
          <w:i/>
          <w:iCs/>
        </w:rPr>
        <w:t>55</w:t>
      </w:r>
      <w:r w:rsidRPr="00B32FE1">
        <w:rPr>
          <w:rFonts w:ascii="Calibri" w:hAnsi="Calibri" w:cs="Calibri"/>
        </w:rPr>
        <w:t xml:space="preserve">, 7655–7659, DOI: 10.1002/anie.201510938. </w:t>
      </w:r>
    </w:p>
    <w:p w14:paraId="4797D301" w14:textId="632CD4F0" w:rsidR="00B32FE1" w:rsidRPr="00B32FE1" w:rsidRDefault="00B32FE1" w:rsidP="00B32FE1">
      <w:pPr>
        <w:numPr>
          <w:ilvl w:val="0"/>
          <w:numId w:val="5"/>
        </w:numPr>
        <w:rPr>
          <w:rFonts w:ascii="Calibri" w:hAnsi="Calibri" w:cs="Calibri"/>
        </w:rPr>
      </w:pPr>
      <w:r w:rsidRPr="00B32FE1">
        <w:rPr>
          <w:rFonts w:ascii="Calibri" w:hAnsi="Calibri" w:cs="Calibri"/>
        </w:rPr>
        <w:t xml:space="preserve">Claridge, T. D. W.; Mayzel, M.; Kupče, Ē. Triplet NOAH supersequences optimised for small molecule structure characterisation. </w:t>
      </w:r>
      <w:r w:rsidRPr="00B32FE1">
        <w:rPr>
          <w:rFonts w:ascii="Calibri" w:hAnsi="Calibri" w:cs="Calibri"/>
          <w:i/>
          <w:iCs/>
        </w:rPr>
        <w:t xml:space="preserve">Magn. Reson. Chem.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57</w:t>
      </w:r>
      <w:r w:rsidRPr="00B32FE1">
        <w:rPr>
          <w:rFonts w:ascii="Calibri" w:hAnsi="Calibri" w:cs="Calibri"/>
        </w:rPr>
        <w:t xml:space="preserve">, 946–952, DOI: 10.1002/mrc .4887. </w:t>
      </w:r>
    </w:p>
    <w:p w14:paraId="4D962B69" w14:textId="49F1F2D9" w:rsidR="00B32FE1" w:rsidRPr="001B1C0A" w:rsidRDefault="00B32FE1" w:rsidP="001B1C0A">
      <w:pPr>
        <w:numPr>
          <w:ilvl w:val="0"/>
          <w:numId w:val="5"/>
        </w:numPr>
        <w:rPr>
          <w:rFonts w:ascii="Calibri" w:hAnsi="Calibri" w:cs="Calibri"/>
        </w:rPr>
      </w:pPr>
      <w:r w:rsidRPr="00B32FE1">
        <w:rPr>
          <w:rFonts w:ascii="Calibri" w:hAnsi="Calibri" w:cs="Calibri"/>
        </w:rPr>
        <w:lastRenderedPageBreak/>
        <w:t xml:space="preserve">Hansen, A. L.; Kupče, Ē.; Li, D.-W.; Bruschweiler-Li, L.; Wang, C.; Brüschweiler, R. 2D NMR-Based Metabolomics with HSQC/TOCSY NOAH Supersequences. </w:t>
      </w:r>
      <w:r w:rsidRPr="00B32FE1">
        <w:rPr>
          <w:rFonts w:ascii="Calibri" w:hAnsi="Calibri" w:cs="Calibri"/>
          <w:i/>
          <w:iCs/>
        </w:rPr>
        <w:t xml:space="preserve">Anal. Chem. </w:t>
      </w:r>
      <w:r w:rsidRPr="00B32FE1">
        <w:rPr>
          <w:rFonts w:ascii="Calibri" w:hAnsi="Calibri" w:cs="Calibri"/>
          <w:b/>
          <w:bCs/>
        </w:rPr>
        <w:t>2021</w:t>
      </w:r>
      <w:r w:rsidRPr="00B32FE1">
        <w:rPr>
          <w:rFonts w:ascii="Calibri" w:hAnsi="Calibri" w:cs="Calibri"/>
        </w:rPr>
        <w:t xml:space="preserve">, </w:t>
      </w:r>
      <w:r w:rsidRPr="00B32FE1">
        <w:rPr>
          <w:rFonts w:ascii="Calibri" w:hAnsi="Calibri" w:cs="Calibri"/>
          <w:i/>
          <w:iCs/>
        </w:rPr>
        <w:t>93</w:t>
      </w:r>
      <w:r w:rsidRPr="00B32FE1">
        <w:rPr>
          <w:rFonts w:ascii="Calibri" w:hAnsi="Calibri" w:cs="Calibri"/>
        </w:rPr>
        <w:t xml:space="preserve">, 6112–6119, DOI: 10.1021/acs.analchem.0c05205. </w:t>
      </w:r>
    </w:p>
    <w:sectPr w:rsidR="00B32FE1" w:rsidRPr="001B1C0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Tim Claridge" w:date="2024-03-12T21:40:00Z" w:initials="TC">
    <w:p w14:paraId="1C30BC0F" w14:textId="19CB29B7" w:rsidR="00114F04" w:rsidRDefault="00114F04">
      <w:pPr>
        <w:pStyle w:val="CommentText"/>
      </w:pPr>
      <w:r>
        <w:rPr>
          <w:rStyle w:val="CommentReference"/>
        </w:rPr>
        <w:annotationRef/>
      </w:r>
      <w:r>
        <w:t>Do you want to include current address??</w:t>
      </w:r>
    </w:p>
  </w:comment>
  <w:comment w:id="30" w:author="Tim Claridge" w:date="2024-03-12T21:15:00Z" w:initials="TC">
    <w:p w14:paraId="14192932" w14:textId="40DE041D" w:rsidR="00FC3379" w:rsidRDefault="00FC3379">
      <w:pPr>
        <w:pStyle w:val="CommentText"/>
      </w:pPr>
      <w:r>
        <w:rPr>
          <w:rStyle w:val="CommentReference"/>
        </w:rPr>
        <w:annotationRef/>
      </w:r>
      <w:r>
        <w:t>This is opposite to that in Fig 1… confusing??</w:t>
      </w:r>
    </w:p>
  </w:comment>
  <w:comment w:id="77" w:author="Tim Claridge" w:date="2024-03-12T21:34:00Z" w:initials="TC">
    <w:p w14:paraId="202F89B1" w14:textId="022A2082" w:rsidR="00580B0D" w:rsidRDefault="00580B0D">
      <w:pPr>
        <w:pStyle w:val="CommentText"/>
      </w:pPr>
      <w:r>
        <w:rPr>
          <w:rStyle w:val="CommentReference"/>
        </w:rPr>
        <w:annotationRef/>
      </w:r>
      <w:r>
        <w:t>HMBC seems to be missing its FID!?</w:t>
      </w:r>
    </w:p>
  </w:comment>
  <w:comment w:id="115" w:author="Jonathan Yong" w:date="2024-03-24T15:04:00Z" w:initials="JY">
    <w:p w14:paraId="401A987D" w14:textId="77777777" w:rsidR="00A06350" w:rsidRDefault="00A06350" w:rsidP="00A06350">
      <w:r>
        <w:rPr>
          <w:rStyle w:val="CommentReference"/>
        </w:rPr>
        <w:annotationRef/>
      </w:r>
      <w:r>
        <w:rPr>
          <w:color w:val="000000"/>
          <w:sz w:val="20"/>
          <w:szCs w:val="20"/>
        </w:rPr>
        <w:t>Hmmm I think I was definitely talking about CLIP-COSY here (the final module)!</w:t>
      </w:r>
    </w:p>
    <w:p w14:paraId="5758CDD9" w14:textId="77777777" w:rsidR="00A06350" w:rsidRDefault="00A06350" w:rsidP="00A06350"/>
    <w:p w14:paraId="62789190" w14:textId="77777777" w:rsidR="00A06350" w:rsidRDefault="00A06350" w:rsidP="00A06350">
      <w:r>
        <w:rPr>
          <w:color w:val="000000"/>
          <w:sz w:val="20"/>
          <w:szCs w:val="20"/>
        </w:rPr>
        <w:t>I’ve reworded the paragraph, maybe this new one is clearer?</w:t>
      </w:r>
    </w:p>
  </w:comment>
  <w:comment w:id="123" w:author="Jonathan Yong" w:date="2024-03-24T15:11:00Z" w:initials="JY">
    <w:p w14:paraId="7E2F0D4D" w14:textId="77777777" w:rsidR="00A06350" w:rsidRDefault="00A06350" w:rsidP="00A06350">
      <w:r>
        <w:rPr>
          <w:rStyle w:val="CommentReference"/>
        </w:rPr>
        <w:annotationRef/>
      </w:r>
      <w:r>
        <w:rPr>
          <w:sz w:val="20"/>
          <w:szCs w:val="20"/>
        </w:rPr>
        <w:t>The context behind this change got slightly lost, but I was definitely meaning to talk about the homonuclear CLIP-COSY here! It was confusing. I’ve reworded it, hopefully this is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30BC0F" w15:done="1"/>
  <w15:commentEx w15:paraId="14192932" w15:done="1"/>
  <w15:commentEx w15:paraId="202F89B1" w15:done="1"/>
  <w15:commentEx w15:paraId="62789190" w15:done="0"/>
  <w15:commentEx w15:paraId="7E2F0D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9B4A3D" w16cex:dateUtc="2024-03-12T21:40:00Z">
    <w16cex:extLst>
      <w16:ext w16:uri="{CE6994B0-6A32-4C9F-8C6B-6E91EDA988CE}">
        <cr:reactions xmlns:cr="http://schemas.microsoft.com/office/comments/2020/reactions">
          <cr:reaction reactionType="1">
            <cr:reactionInfo dateUtc="2024-03-24T15:01:31Z">
              <cr:user userId="S::jyong@turing.ac.uk::c66f3188-d4d3-4c2a-98b4-7625043e8f94" userProvider="AD" userName="Jonathan Yong"/>
            </cr:reactionInfo>
          </cr:reaction>
        </cr:reactions>
      </w16:ext>
    </w16cex:extLst>
  </w16cex:commentExtensible>
  <w16cex:commentExtensible w16cex:durableId="299B4481" w16cex:dateUtc="2024-03-12T21:15:00Z"/>
  <w16cex:commentExtensible w16cex:durableId="299B48E2" w16cex:dateUtc="2024-03-12T21:34:00Z"/>
  <w16cex:commentExtensible w16cex:durableId="34E1B2E3" w16cex:dateUtc="2024-03-24T15:04:00Z"/>
  <w16cex:commentExtensible w16cex:durableId="3C9BAF14" w16cex:dateUtc="2024-03-24T15: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30BC0F" w16cid:durableId="299B4A3D"/>
  <w16cid:commentId w16cid:paraId="14192932" w16cid:durableId="299B4481"/>
  <w16cid:commentId w16cid:paraId="202F89B1" w16cid:durableId="299B48E2"/>
  <w16cid:commentId w16cid:paraId="62789190" w16cid:durableId="34E1B2E3"/>
  <w16cid:commentId w16cid:paraId="7E2F0D4D" w16cid:durableId="3C9BAF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41615"/>
    <w:multiLevelType w:val="multilevel"/>
    <w:tmpl w:val="9E2C824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164783"/>
    <w:multiLevelType w:val="multilevel"/>
    <w:tmpl w:val="5BC6593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7B35C2"/>
    <w:multiLevelType w:val="multilevel"/>
    <w:tmpl w:val="4962B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10281A"/>
    <w:multiLevelType w:val="hybridMultilevel"/>
    <w:tmpl w:val="696AA992"/>
    <w:lvl w:ilvl="0" w:tplc="D9B0BCF4">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5C50D6"/>
    <w:multiLevelType w:val="hybridMultilevel"/>
    <w:tmpl w:val="5016EC04"/>
    <w:lvl w:ilvl="0" w:tplc="D9B0BCF4">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72673248">
    <w:abstractNumId w:val="4"/>
  </w:num>
  <w:num w:numId="2" w16cid:durableId="1637955636">
    <w:abstractNumId w:val="3"/>
  </w:num>
  <w:num w:numId="3" w16cid:durableId="1258564579">
    <w:abstractNumId w:val="2"/>
  </w:num>
  <w:num w:numId="4" w16cid:durableId="522133341">
    <w:abstractNumId w:val="0"/>
  </w:num>
  <w:num w:numId="5" w16cid:durableId="127428410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Yong">
    <w15:presenceInfo w15:providerId="AD" w15:userId="S::jyong@turing.ac.uk::c66f3188-d4d3-4c2a-98b4-7625043e8f94"/>
  </w15:person>
  <w15:person w15:author="Tim Claridge">
    <w15:presenceInfo w15:providerId="AD" w15:userId="S::claridge@ox.ac.uk::ed56f4e6-16d6-4f9f-8f06-2d0299d07f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FA"/>
    <w:rsid w:val="00055573"/>
    <w:rsid w:val="00096BDD"/>
    <w:rsid w:val="000D6780"/>
    <w:rsid w:val="000F1556"/>
    <w:rsid w:val="00114F04"/>
    <w:rsid w:val="0014675E"/>
    <w:rsid w:val="001944BE"/>
    <w:rsid w:val="001A509B"/>
    <w:rsid w:val="001B1C0A"/>
    <w:rsid w:val="00242A9B"/>
    <w:rsid w:val="00366F4B"/>
    <w:rsid w:val="00435F7B"/>
    <w:rsid w:val="004C02B4"/>
    <w:rsid w:val="0057193A"/>
    <w:rsid w:val="00580B0D"/>
    <w:rsid w:val="0061488F"/>
    <w:rsid w:val="006A539A"/>
    <w:rsid w:val="006A65CC"/>
    <w:rsid w:val="00711162"/>
    <w:rsid w:val="007B46CE"/>
    <w:rsid w:val="007F6695"/>
    <w:rsid w:val="00815696"/>
    <w:rsid w:val="00820836"/>
    <w:rsid w:val="008A5CF4"/>
    <w:rsid w:val="0094193A"/>
    <w:rsid w:val="009F0DFA"/>
    <w:rsid w:val="00A02410"/>
    <w:rsid w:val="00A06350"/>
    <w:rsid w:val="00A3167C"/>
    <w:rsid w:val="00A70B9D"/>
    <w:rsid w:val="00AB532D"/>
    <w:rsid w:val="00B13958"/>
    <w:rsid w:val="00B32FE1"/>
    <w:rsid w:val="00B44924"/>
    <w:rsid w:val="00D54B68"/>
    <w:rsid w:val="00D6528D"/>
    <w:rsid w:val="00D9084D"/>
    <w:rsid w:val="00EB61E9"/>
    <w:rsid w:val="00EF02FC"/>
    <w:rsid w:val="00F9361D"/>
    <w:rsid w:val="00FA01F7"/>
    <w:rsid w:val="00FC3379"/>
    <w:rsid w:val="00FD031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FCF84"/>
  <w15:chartTrackingRefBased/>
  <w15:docId w15:val="{4B0A678D-5D21-AE41-9F6B-E3C0A8623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D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0D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0D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0D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0D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0D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0D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0D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0D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D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0D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0D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0D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0D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0D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0D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0D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0DFA"/>
    <w:rPr>
      <w:rFonts w:eastAsiaTheme="majorEastAsia" w:cstheme="majorBidi"/>
      <w:color w:val="272727" w:themeColor="text1" w:themeTint="D8"/>
    </w:rPr>
  </w:style>
  <w:style w:type="paragraph" w:styleId="Title">
    <w:name w:val="Title"/>
    <w:basedOn w:val="Normal"/>
    <w:next w:val="Normal"/>
    <w:link w:val="TitleChar"/>
    <w:uiPriority w:val="10"/>
    <w:qFormat/>
    <w:rsid w:val="009F0D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D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0D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0D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0DFA"/>
    <w:pPr>
      <w:spacing w:before="160"/>
      <w:jc w:val="center"/>
    </w:pPr>
    <w:rPr>
      <w:i/>
      <w:iCs/>
      <w:color w:val="404040" w:themeColor="text1" w:themeTint="BF"/>
    </w:rPr>
  </w:style>
  <w:style w:type="character" w:customStyle="1" w:styleId="QuoteChar">
    <w:name w:val="Quote Char"/>
    <w:basedOn w:val="DefaultParagraphFont"/>
    <w:link w:val="Quote"/>
    <w:uiPriority w:val="29"/>
    <w:rsid w:val="009F0DFA"/>
    <w:rPr>
      <w:i/>
      <w:iCs/>
      <w:color w:val="404040" w:themeColor="text1" w:themeTint="BF"/>
    </w:rPr>
  </w:style>
  <w:style w:type="paragraph" w:styleId="ListParagraph">
    <w:name w:val="List Paragraph"/>
    <w:basedOn w:val="Normal"/>
    <w:uiPriority w:val="34"/>
    <w:qFormat/>
    <w:rsid w:val="009F0DFA"/>
    <w:pPr>
      <w:ind w:left="720"/>
      <w:contextualSpacing/>
    </w:pPr>
  </w:style>
  <w:style w:type="character" w:styleId="IntenseEmphasis">
    <w:name w:val="Intense Emphasis"/>
    <w:basedOn w:val="DefaultParagraphFont"/>
    <w:uiPriority w:val="21"/>
    <w:qFormat/>
    <w:rsid w:val="009F0DFA"/>
    <w:rPr>
      <w:i/>
      <w:iCs/>
      <w:color w:val="0F4761" w:themeColor="accent1" w:themeShade="BF"/>
    </w:rPr>
  </w:style>
  <w:style w:type="paragraph" w:styleId="IntenseQuote">
    <w:name w:val="Intense Quote"/>
    <w:basedOn w:val="Normal"/>
    <w:next w:val="Normal"/>
    <w:link w:val="IntenseQuoteChar"/>
    <w:uiPriority w:val="30"/>
    <w:qFormat/>
    <w:rsid w:val="009F0D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0DFA"/>
    <w:rPr>
      <w:i/>
      <w:iCs/>
      <w:color w:val="0F4761" w:themeColor="accent1" w:themeShade="BF"/>
    </w:rPr>
  </w:style>
  <w:style w:type="character" w:styleId="IntenseReference">
    <w:name w:val="Intense Reference"/>
    <w:basedOn w:val="DefaultParagraphFont"/>
    <w:uiPriority w:val="32"/>
    <w:qFormat/>
    <w:rsid w:val="009F0DFA"/>
    <w:rPr>
      <w:b/>
      <w:bCs/>
      <w:smallCaps/>
      <w:color w:val="0F4761" w:themeColor="accent1" w:themeShade="BF"/>
      <w:spacing w:val="5"/>
    </w:rPr>
  </w:style>
  <w:style w:type="character" w:styleId="Hyperlink">
    <w:name w:val="Hyperlink"/>
    <w:basedOn w:val="DefaultParagraphFont"/>
    <w:uiPriority w:val="99"/>
    <w:unhideWhenUsed/>
    <w:rsid w:val="009F0DFA"/>
    <w:rPr>
      <w:color w:val="467886" w:themeColor="hyperlink"/>
      <w:u w:val="single"/>
    </w:rPr>
  </w:style>
  <w:style w:type="character" w:styleId="UnresolvedMention">
    <w:name w:val="Unresolved Mention"/>
    <w:basedOn w:val="DefaultParagraphFont"/>
    <w:uiPriority w:val="99"/>
    <w:semiHidden/>
    <w:unhideWhenUsed/>
    <w:rsid w:val="009F0DFA"/>
    <w:rPr>
      <w:color w:val="605E5C"/>
      <w:shd w:val="clear" w:color="auto" w:fill="E1DFDD"/>
    </w:rPr>
  </w:style>
  <w:style w:type="paragraph" w:styleId="NormalWeb">
    <w:name w:val="Normal (Web)"/>
    <w:basedOn w:val="Normal"/>
    <w:uiPriority w:val="99"/>
    <w:unhideWhenUsed/>
    <w:rsid w:val="009F0DFA"/>
    <w:rPr>
      <w:rFonts w:ascii="Times New Roman" w:hAnsi="Times New Roman" w:cs="Times New Roman"/>
    </w:rPr>
  </w:style>
  <w:style w:type="character" w:customStyle="1" w:styleId="hgkelc">
    <w:name w:val="hgkelc"/>
    <w:basedOn w:val="DefaultParagraphFont"/>
    <w:rsid w:val="008A5CF4"/>
  </w:style>
  <w:style w:type="table" w:styleId="TableGrid">
    <w:name w:val="Table Grid"/>
    <w:basedOn w:val="TableNormal"/>
    <w:uiPriority w:val="39"/>
    <w:rsid w:val="00B32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D031B"/>
    <w:pPr>
      <w:spacing w:after="0" w:line="240" w:lineRule="auto"/>
    </w:pPr>
  </w:style>
  <w:style w:type="character" w:styleId="CommentReference">
    <w:name w:val="annotation reference"/>
    <w:basedOn w:val="DefaultParagraphFont"/>
    <w:uiPriority w:val="99"/>
    <w:semiHidden/>
    <w:unhideWhenUsed/>
    <w:rsid w:val="00FC3379"/>
    <w:rPr>
      <w:sz w:val="16"/>
      <w:szCs w:val="16"/>
    </w:rPr>
  </w:style>
  <w:style w:type="paragraph" w:styleId="CommentText">
    <w:name w:val="annotation text"/>
    <w:basedOn w:val="Normal"/>
    <w:link w:val="CommentTextChar"/>
    <w:uiPriority w:val="99"/>
    <w:semiHidden/>
    <w:unhideWhenUsed/>
    <w:rsid w:val="00FC3379"/>
    <w:pPr>
      <w:spacing w:line="240" w:lineRule="auto"/>
    </w:pPr>
    <w:rPr>
      <w:sz w:val="20"/>
      <w:szCs w:val="20"/>
    </w:rPr>
  </w:style>
  <w:style w:type="character" w:customStyle="1" w:styleId="CommentTextChar">
    <w:name w:val="Comment Text Char"/>
    <w:basedOn w:val="DefaultParagraphFont"/>
    <w:link w:val="CommentText"/>
    <w:uiPriority w:val="99"/>
    <w:semiHidden/>
    <w:rsid w:val="00FC3379"/>
    <w:rPr>
      <w:sz w:val="20"/>
      <w:szCs w:val="20"/>
    </w:rPr>
  </w:style>
  <w:style w:type="paragraph" w:styleId="CommentSubject">
    <w:name w:val="annotation subject"/>
    <w:basedOn w:val="CommentText"/>
    <w:next w:val="CommentText"/>
    <w:link w:val="CommentSubjectChar"/>
    <w:uiPriority w:val="99"/>
    <w:semiHidden/>
    <w:unhideWhenUsed/>
    <w:rsid w:val="00FC3379"/>
    <w:rPr>
      <w:b/>
      <w:bCs/>
    </w:rPr>
  </w:style>
  <w:style w:type="character" w:customStyle="1" w:styleId="CommentSubjectChar">
    <w:name w:val="Comment Subject Char"/>
    <w:basedOn w:val="CommentTextChar"/>
    <w:link w:val="CommentSubject"/>
    <w:uiPriority w:val="99"/>
    <w:semiHidden/>
    <w:rsid w:val="00FC33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8383">
      <w:bodyDiv w:val="1"/>
      <w:marLeft w:val="0"/>
      <w:marRight w:val="0"/>
      <w:marTop w:val="0"/>
      <w:marBottom w:val="0"/>
      <w:divBdr>
        <w:top w:val="none" w:sz="0" w:space="0" w:color="auto"/>
        <w:left w:val="none" w:sz="0" w:space="0" w:color="auto"/>
        <w:bottom w:val="none" w:sz="0" w:space="0" w:color="auto"/>
        <w:right w:val="none" w:sz="0" w:space="0" w:color="auto"/>
      </w:divBdr>
      <w:divsChild>
        <w:div w:id="86853597">
          <w:marLeft w:val="0"/>
          <w:marRight w:val="0"/>
          <w:marTop w:val="0"/>
          <w:marBottom w:val="0"/>
          <w:divBdr>
            <w:top w:val="none" w:sz="0" w:space="0" w:color="auto"/>
            <w:left w:val="none" w:sz="0" w:space="0" w:color="auto"/>
            <w:bottom w:val="none" w:sz="0" w:space="0" w:color="auto"/>
            <w:right w:val="none" w:sz="0" w:space="0" w:color="auto"/>
          </w:divBdr>
          <w:divsChild>
            <w:div w:id="1574388787">
              <w:marLeft w:val="0"/>
              <w:marRight w:val="0"/>
              <w:marTop w:val="0"/>
              <w:marBottom w:val="0"/>
              <w:divBdr>
                <w:top w:val="none" w:sz="0" w:space="0" w:color="auto"/>
                <w:left w:val="none" w:sz="0" w:space="0" w:color="auto"/>
                <w:bottom w:val="none" w:sz="0" w:space="0" w:color="auto"/>
                <w:right w:val="none" w:sz="0" w:space="0" w:color="auto"/>
              </w:divBdr>
              <w:divsChild>
                <w:div w:id="181556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79098">
      <w:bodyDiv w:val="1"/>
      <w:marLeft w:val="0"/>
      <w:marRight w:val="0"/>
      <w:marTop w:val="0"/>
      <w:marBottom w:val="0"/>
      <w:divBdr>
        <w:top w:val="none" w:sz="0" w:space="0" w:color="auto"/>
        <w:left w:val="none" w:sz="0" w:space="0" w:color="auto"/>
        <w:bottom w:val="none" w:sz="0" w:space="0" w:color="auto"/>
        <w:right w:val="none" w:sz="0" w:space="0" w:color="auto"/>
      </w:divBdr>
      <w:divsChild>
        <w:div w:id="1859613447">
          <w:marLeft w:val="0"/>
          <w:marRight w:val="0"/>
          <w:marTop w:val="0"/>
          <w:marBottom w:val="0"/>
          <w:divBdr>
            <w:top w:val="none" w:sz="0" w:space="0" w:color="auto"/>
            <w:left w:val="none" w:sz="0" w:space="0" w:color="auto"/>
            <w:bottom w:val="none" w:sz="0" w:space="0" w:color="auto"/>
            <w:right w:val="none" w:sz="0" w:space="0" w:color="auto"/>
          </w:divBdr>
          <w:divsChild>
            <w:div w:id="1070810757">
              <w:marLeft w:val="0"/>
              <w:marRight w:val="0"/>
              <w:marTop w:val="0"/>
              <w:marBottom w:val="0"/>
              <w:divBdr>
                <w:top w:val="none" w:sz="0" w:space="0" w:color="auto"/>
                <w:left w:val="none" w:sz="0" w:space="0" w:color="auto"/>
                <w:bottom w:val="none" w:sz="0" w:space="0" w:color="auto"/>
                <w:right w:val="none" w:sz="0" w:space="0" w:color="auto"/>
              </w:divBdr>
              <w:divsChild>
                <w:div w:id="14851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6684">
      <w:bodyDiv w:val="1"/>
      <w:marLeft w:val="0"/>
      <w:marRight w:val="0"/>
      <w:marTop w:val="0"/>
      <w:marBottom w:val="0"/>
      <w:divBdr>
        <w:top w:val="none" w:sz="0" w:space="0" w:color="auto"/>
        <w:left w:val="none" w:sz="0" w:space="0" w:color="auto"/>
        <w:bottom w:val="none" w:sz="0" w:space="0" w:color="auto"/>
        <w:right w:val="none" w:sz="0" w:space="0" w:color="auto"/>
      </w:divBdr>
      <w:divsChild>
        <w:div w:id="268122573">
          <w:marLeft w:val="0"/>
          <w:marRight w:val="0"/>
          <w:marTop w:val="0"/>
          <w:marBottom w:val="0"/>
          <w:divBdr>
            <w:top w:val="none" w:sz="0" w:space="0" w:color="auto"/>
            <w:left w:val="none" w:sz="0" w:space="0" w:color="auto"/>
            <w:bottom w:val="none" w:sz="0" w:space="0" w:color="auto"/>
            <w:right w:val="none" w:sz="0" w:space="0" w:color="auto"/>
          </w:divBdr>
          <w:divsChild>
            <w:div w:id="1155878791">
              <w:marLeft w:val="0"/>
              <w:marRight w:val="0"/>
              <w:marTop w:val="0"/>
              <w:marBottom w:val="0"/>
              <w:divBdr>
                <w:top w:val="none" w:sz="0" w:space="0" w:color="auto"/>
                <w:left w:val="none" w:sz="0" w:space="0" w:color="auto"/>
                <w:bottom w:val="none" w:sz="0" w:space="0" w:color="auto"/>
                <w:right w:val="none" w:sz="0" w:space="0" w:color="auto"/>
              </w:divBdr>
              <w:divsChild>
                <w:div w:id="16332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0386">
      <w:bodyDiv w:val="1"/>
      <w:marLeft w:val="0"/>
      <w:marRight w:val="0"/>
      <w:marTop w:val="0"/>
      <w:marBottom w:val="0"/>
      <w:divBdr>
        <w:top w:val="none" w:sz="0" w:space="0" w:color="auto"/>
        <w:left w:val="none" w:sz="0" w:space="0" w:color="auto"/>
        <w:bottom w:val="none" w:sz="0" w:space="0" w:color="auto"/>
        <w:right w:val="none" w:sz="0" w:space="0" w:color="auto"/>
      </w:divBdr>
      <w:divsChild>
        <w:div w:id="795954869">
          <w:marLeft w:val="0"/>
          <w:marRight w:val="0"/>
          <w:marTop w:val="0"/>
          <w:marBottom w:val="0"/>
          <w:divBdr>
            <w:top w:val="none" w:sz="0" w:space="0" w:color="auto"/>
            <w:left w:val="none" w:sz="0" w:space="0" w:color="auto"/>
            <w:bottom w:val="none" w:sz="0" w:space="0" w:color="auto"/>
            <w:right w:val="none" w:sz="0" w:space="0" w:color="auto"/>
          </w:divBdr>
          <w:divsChild>
            <w:div w:id="1728798097">
              <w:marLeft w:val="0"/>
              <w:marRight w:val="0"/>
              <w:marTop w:val="0"/>
              <w:marBottom w:val="0"/>
              <w:divBdr>
                <w:top w:val="none" w:sz="0" w:space="0" w:color="auto"/>
                <w:left w:val="none" w:sz="0" w:space="0" w:color="auto"/>
                <w:bottom w:val="none" w:sz="0" w:space="0" w:color="auto"/>
                <w:right w:val="none" w:sz="0" w:space="0" w:color="auto"/>
              </w:divBdr>
              <w:divsChild>
                <w:div w:id="14579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2435">
      <w:bodyDiv w:val="1"/>
      <w:marLeft w:val="0"/>
      <w:marRight w:val="0"/>
      <w:marTop w:val="0"/>
      <w:marBottom w:val="0"/>
      <w:divBdr>
        <w:top w:val="none" w:sz="0" w:space="0" w:color="auto"/>
        <w:left w:val="none" w:sz="0" w:space="0" w:color="auto"/>
        <w:bottom w:val="none" w:sz="0" w:space="0" w:color="auto"/>
        <w:right w:val="none" w:sz="0" w:space="0" w:color="auto"/>
      </w:divBdr>
      <w:divsChild>
        <w:div w:id="719131299">
          <w:marLeft w:val="0"/>
          <w:marRight w:val="0"/>
          <w:marTop w:val="0"/>
          <w:marBottom w:val="0"/>
          <w:divBdr>
            <w:top w:val="none" w:sz="0" w:space="0" w:color="auto"/>
            <w:left w:val="none" w:sz="0" w:space="0" w:color="auto"/>
            <w:bottom w:val="none" w:sz="0" w:space="0" w:color="auto"/>
            <w:right w:val="none" w:sz="0" w:space="0" w:color="auto"/>
          </w:divBdr>
          <w:divsChild>
            <w:div w:id="280116910">
              <w:marLeft w:val="0"/>
              <w:marRight w:val="0"/>
              <w:marTop w:val="0"/>
              <w:marBottom w:val="0"/>
              <w:divBdr>
                <w:top w:val="none" w:sz="0" w:space="0" w:color="auto"/>
                <w:left w:val="none" w:sz="0" w:space="0" w:color="auto"/>
                <w:bottom w:val="none" w:sz="0" w:space="0" w:color="auto"/>
                <w:right w:val="none" w:sz="0" w:space="0" w:color="auto"/>
              </w:divBdr>
              <w:divsChild>
                <w:div w:id="19755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65653">
      <w:bodyDiv w:val="1"/>
      <w:marLeft w:val="0"/>
      <w:marRight w:val="0"/>
      <w:marTop w:val="0"/>
      <w:marBottom w:val="0"/>
      <w:divBdr>
        <w:top w:val="none" w:sz="0" w:space="0" w:color="auto"/>
        <w:left w:val="none" w:sz="0" w:space="0" w:color="auto"/>
        <w:bottom w:val="none" w:sz="0" w:space="0" w:color="auto"/>
        <w:right w:val="none" w:sz="0" w:space="0" w:color="auto"/>
      </w:divBdr>
      <w:divsChild>
        <w:div w:id="1710837145">
          <w:marLeft w:val="0"/>
          <w:marRight w:val="0"/>
          <w:marTop w:val="0"/>
          <w:marBottom w:val="0"/>
          <w:divBdr>
            <w:top w:val="none" w:sz="0" w:space="0" w:color="auto"/>
            <w:left w:val="none" w:sz="0" w:space="0" w:color="auto"/>
            <w:bottom w:val="none" w:sz="0" w:space="0" w:color="auto"/>
            <w:right w:val="none" w:sz="0" w:space="0" w:color="auto"/>
          </w:divBdr>
          <w:divsChild>
            <w:div w:id="681127938">
              <w:marLeft w:val="0"/>
              <w:marRight w:val="0"/>
              <w:marTop w:val="0"/>
              <w:marBottom w:val="0"/>
              <w:divBdr>
                <w:top w:val="none" w:sz="0" w:space="0" w:color="auto"/>
                <w:left w:val="none" w:sz="0" w:space="0" w:color="auto"/>
                <w:bottom w:val="none" w:sz="0" w:space="0" w:color="auto"/>
                <w:right w:val="none" w:sz="0" w:space="0" w:color="auto"/>
              </w:divBdr>
              <w:divsChild>
                <w:div w:id="65407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61839">
      <w:bodyDiv w:val="1"/>
      <w:marLeft w:val="0"/>
      <w:marRight w:val="0"/>
      <w:marTop w:val="0"/>
      <w:marBottom w:val="0"/>
      <w:divBdr>
        <w:top w:val="none" w:sz="0" w:space="0" w:color="auto"/>
        <w:left w:val="none" w:sz="0" w:space="0" w:color="auto"/>
        <w:bottom w:val="none" w:sz="0" w:space="0" w:color="auto"/>
        <w:right w:val="none" w:sz="0" w:space="0" w:color="auto"/>
      </w:divBdr>
      <w:divsChild>
        <w:div w:id="1543203527">
          <w:marLeft w:val="0"/>
          <w:marRight w:val="0"/>
          <w:marTop w:val="0"/>
          <w:marBottom w:val="0"/>
          <w:divBdr>
            <w:top w:val="none" w:sz="0" w:space="0" w:color="auto"/>
            <w:left w:val="none" w:sz="0" w:space="0" w:color="auto"/>
            <w:bottom w:val="none" w:sz="0" w:space="0" w:color="auto"/>
            <w:right w:val="none" w:sz="0" w:space="0" w:color="auto"/>
          </w:divBdr>
          <w:divsChild>
            <w:div w:id="867647305">
              <w:marLeft w:val="0"/>
              <w:marRight w:val="0"/>
              <w:marTop w:val="0"/>
              <w:marBottom w:val="0"/>
              <w:divBdr>
                <w:top w:val="none" w:sz="0" w:space="0" w:color="auto"/>
                <w:left w:val="none" w:sz="0" w:space="0" w:color="auto"/>
                <w:bottom w:val="none" w:sz="0" w:space="0" w:color="auto"/>
                <w:right w:val="none" w:sz="0" w:space="0" w:color="auto"/>
              </w:divBdr>
              <w:divsChild>
                <w:div w:id="13479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910">
      <w:bodyDiv w:val="1"/>
      <w:marLeft w:val="0"/>
      <w:marRight w:val="0"/>
      <w:marTop w:val="0"/>
      <w:marBottom w:val="0"/>
      <w:divBdr>
        <w:top w:val="none" w:sz="0" w:space="0" w:color="auto"/>
        <w:left w:val="none" w:sz="0" w:space="0" w:color="auto"/>
        <w:bottom w:val="none" w:sz="0" w:space="0" w:color="auto"/>
        <w:right w:val="none" w:sz="0" w:space="0" w:color="auto"/>
      </w:divBdr>
      <w:divsChild>
        <w:div w:id="967513450">
          <w:marLeft w:val="0"/>
          <w:marRight w:val="0"/>
          <w:marTop w:val="0"/>
          <w:marBottom w:val="0"/>
          <w:divBdr>
            <w:top w:val="none" w:sz="0" w:space="0" w:color="auto"/>
            <w:left w:val="none" w:sz="0" w:space="0" w:color="auto"/>
            <w:bottom w:val="none" w:sz="0" w:space="0" w:color="auto"/>
            <w:right w:val="none" w:sz="0" w:space="0" w:color="auto"/>
          </w:divBdr>
          <w:divsChild>
            <w:div w:id="696076475">
              <w:marLeft w:val="0"/>
              <w:marRight w:val="0"/>
              <w:marTop w:val="0"/>
              <w:marBottom w:val="0"/>
              <w:divBdr>
                <w:top w:val="none" w:sz="0" w:space="0" w:color="auto"/>
                <w:left w:val="none" w:sz="0" w:space="0" w:color="auto"/>
                <w:bottom w:val="none" w:sz="0" w:space="0" w:color="auto"/>
                <w:right w:val="none" w:sz="0" w:space="0" w:color="auto"/>
              </w:divBdr>
              <w:divsChild>
                <w:div w:id="20647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86718">
      <w:bodyDiv w:val="1"/>
      <w:marLeft w:val="0"/>
      <w:marRight w:val="0"/>
      <w:marTop w:val="0"/>
      <w:marBottom w:val="0"/>
      <w:divBdr>
        <w:top w:val="none" w:sz="0" w:space="0" w:color="auto"/>
        <w:left w:val="none" w:sz="0" w:space="0" w:color="auto"/>
        <w:bottom w:val="none" w:sz="0" w:space="0" w:color="auto"/>
        <w:right w:val="none" w:sz="0" w:space="0" w:color="auto"/>
      </w:divBdr>
      <w:divsChild>
        <w:div w:id="609630989">
          <w:marLeft w:val="0"/>
          <w:marRight w:val="0"/>
          <w:marTop w:val="0"/>
          <w:marBottom w:val="0"/>
          <w:divBdr>
            <w:top w:val="none" w:sz="0" w:space="0" w:color="auto"/>
            <w:left w:val="none" w:sz="0" w:space="0" w:color="auto"/>
            <w:bottom w:val="none" w:sz="0" w:space="0" w:color="auto"/>
            <w:right w:val="none" w:sz="0" w:space="0" w:color="auto"/>
          </w:divBdr>
          <w:divsChild>
            <w:div w:id="320500675">
              <w:marLeft w:val="0"/>
              <w:marRight w:val="0"/>
              <w:marTop w:val="0"/>
              <w:marBottom w:val="0"/>
              <w:divBdr>
                <w:top w:val="none" w:sz="0" w:space="0" w:color="auto"/>
                <w:left w:val="none" w:sz="0" w:space="0" w:color="auto"/>
                <w:bottom w:val="none" w:sz="0" w:space="0" w:color="auto"/>
                <w:right w:val="none" w:sz="0" w:space="0" w:color="auto"/>
              </w:divBdr>
              <w:divsChild>
                <w:div w:id="13923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166320">
      <w:bodyDiv w:val="1"/>
      <w:marLeft w:val="0"/>
      <w:marRight w:val="0"/>
      <w:marTop w:val="0"/>
      <w:marBottom w:val="0"/>
      <w:divBdr>
        <w:top w:val="none" w:sz="0" w:space="0" w:color="auto"/>
        <w:left w:val="none" w:sz="0" w:space="0" w:color="auto"/>
        <w:bottom w:val="none" w:sz="0" w:space="0" w:color="auto"/>
        <w:right w:val="none" w:sz="0" w:space="0" w:color="auto"/>
      </w:divBdr>
      <w:divsChild>
        <w:div w:id="1896044777">
          <w:marLeft w:val="0"/>
          <w:marRight w:val="0"/>
          <w:marTop w:val="0"/>
          <w:marBottom w:val="0"/>
          <w:divBdr>
            <w:top w:val="none" w:sz="0" w:space="0" w:color="auto"/>
            <w:left w:val="none" w:sz="0" w:space="0" w:color="auto"/>
            <w:bottom w:val="none" w:sz="0" w:space="0" w:color="auto"/>
            <w:right w:val="none" w:sz="0" w:space="0" w:color="auto"/>
          </w:divBdr>
          <w:divsChild>
            <w:div w:id="518853192">
              <w:marLeft w:val="0"/>
              <w:marRight w:val="0"/>
              <w:marTop w:val="0"/>
              <w:marBottom w:val="0"/>
              <w:divBdr>
                <w:top w:val="none" w:sz="0" w:space="0" w:color="auto"/>
                <w:left w:val="none" w:sz="0" w:space="0" w:color="auto"/>
                <w:bottom w:val="none" w:sz="0" w:space="0" w:color="auto"/>
                <w:right w:val="none" w:sz="0" w:space="0" w:color="auto"/>
              </w:divBdr>
              <w:divsChild>
                <w:div w:id="125621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540705">
      <w:bodyDiv w:val="1"/>
      <w:marLeft w:val="0"/>
      <w:marRight w:val="0"/>
      <w:marTop w:val="0"/>
      <w:marBottom w:val="0"/>
      <w:divBdr>
        <w:top w:val="none" w:sz="0" w:space="0" w:color="auto"/>
        <w:left w:val="none" w:sz="0" w:space="0" w:color="auto"/>
        <w:bottom w:val="none" w:sz="0" w:space="0" w:color="auto"/>
        <w:right w:val="none" w:sz="0" w:space="0" w:color="auto"/>
      </w:divBdr>
      <w:divsChild>
        <w:div w:id="562567941">
          <w:marLeft w:val="0"/>
          <w:marRight w:val="0"/>
          <w:marTop w:val="0"/>
          <w:marBottom w:val="0"/>
          <w:divBdr>
            <w:top w:val="none" w:sz="0" w:space="0" w:color="auto"/>
            <w:left w:val="none" w:sz="0" w:space="0" w:color="auto"/>
            <w:bottom w:val="none" w:sz="0" w:space="0" w:color="auto"/>
            <w:right w:val="none" w:sz="0" w:space="0" w:color="auto"/>
          </w:divBdr>
          <w:divsChild>
            <w:div w:id="175576750">
              <w:marLeft w:val="0"/>
              <w:marRight w:val="0"/>
              <w:marTop w:val="0"/>
              <w:marBottom w:val="0"/>
              <w:divBdr>
                <w:top w:val="none" w:sz="0" w:space="0" w:color="auto"/>
                <w:left w:val="none" w:sz="0" w:space="0" w:color="auto"/>
                <w:bottom w:val="none" w:sz="0" w:space="0" w:color="auto"/>
                <w:right w:val="none" w:sz="0" w:space="0" w:color="auto"/>
              </w:divBdr>
              <w:divsChild>
                <w:div w:id="12364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334755">
      <w:bodyDiv w:val="1"/>
      <w:marLeft w:val="0"/>
      <w:marRight w:val="0"/>
      <w:marTop w:val="0"/>
      <w:marBottom w:val="0"/>
      <w:divBdr>
        <w:top w:val="none" w:sz="0" w:space="0" w:color="auto"/>
        <w:left w:val="none" w:sz="0" w:space="0" w:color="auto"/>
        <w:bottom w:val="none" w:sz="0" w:space="0" w:color="auto"/>
        <w:right w:val="none" w:sz="0" w:space="0" w:color="auto"/>
      </w:divBdr>
      <w:divsChild>
        <w:div w:id="1695616792">
          <w:marLeft w:val="0"/>
          <w:marRight w:val="0"/>
          <w:marTop w:val="0"/>
          <w:marBottom w:val="0"/>
          <w:divBdr>
            <w:top w:val="none" w:sz="0" w:space="0" w:color="auto"/>
            <w:left w:val="none" w:sz="0" w:space="0" w:color="auto"/>
            <w:bottom w:val="none" w:sz="0" w:space="0" w:color="auto"/>
            <w:right w:val="none" w:sz="0" w:space="0" w:color="auto"/>
          </w:divBdr>
          <w:divsChild>
            <w:div w:id="1970698324">
              <w:marLeft w:val="0"/>
              <w:marRight w:val="0"/>
              <w:marTop w:val="0"/>
              <w:marBottom w:val="0"/>
              <w:divBdr>
                <w:top w:val="none" w:sz="0" w:space="0" w:color="auto"/>
                <w:left w:val="none" w:sz="0" w:space="0" w:color="auto"/>
                <w:bottom w:val="none" w:sz="0" w:space="0" w:color="auto"/>
                <w:right w:val="none" w:sz="0" w:space="0" w:color="auto"/>
              </w:divBdr>
              <w:divsChild>
                <w:div w:id="9656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48238">
      <w:bodyDiv w:val="1"/>
      <w:marLeft w:val="0"/>
      <w:marRight w:val="0"/>
      <w:marTop w:val="0"/>
      <w:marBottom w:val="0"/>
      <w:divBdr>
        <w:top w:val="none" w:sz="0" w:space="0" w:color="auto"/>
        <w:left w:val="none" w:sz="0" w:space="0" w:color="auto"/>
        <w:bottom w:val="none" w:sz="0" w:space="0" w:color="auto"/>
        <w:right w:val="none" w:sz="0" w:space="0" w:color="auto"/>
      </w:divBdr>
      <w:divsChild>
        <w:div w:id="1179850634">
          <w:marLeft w:val="0"/>
          <w:marRight w:val="0"/>
          <w:marTop w:val="0"/>
          <w:marBottom w:val="0"/>
          <w:divBdr>
            <w:top w:val="none" w:sz="0" w:space="0" w:color="auto"/>
            <w:left w:val="none" w:sz="0" w:space="0" w:color="auto"/>
            <w:bottom w:val="none" w:sz="0" w:space="0" w:color="auto"/>
            <w:right w:val="none" w:sz="0" w:space="0" w:color="auto"/>
          </w:divBdr>
          <w:divsChild>
            <w:div w:id="1748113478">
              <w:marLeft w:val="0"/>
              <w:marRight w:val="0"/>
              <w:marTop w:val="0"/>
              <w:marBottom w:val="0"/>
              <w:divBdr>
                <w:top w:val="none" w:sz="0" w:space="0" w:color="auto"/>
                <w:left w:val="none" w:sz="0" w:space="0" w:color="auto"/>
                <w:bottom w:val="none" w:sz="0" w:space="0" w:color="auto"/>
                <w:right w:val="none" w:sz="0" w:space="0" w:color="auto"/>
              </w:divBdr>
              <w:divsChild>
                <w:div w:id="2133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108306">
      <w:bodyDiv w:val="1"/>
      <w:marLeft w:val="0"/>
      <w:marRight w:val="0"/>
      <w:marTop w:val="0"/>
      <w:marBottom w:val="0"/>
      <w:divBdr>
        <w:top w:val="none" w:sz="0" w:space="0" w:color="auto"/>
        <w:left w:val="none" w:sz="0" w:space="0" w:color="auto"/>
        <w:bottom w:val="none" w:sz="0" w:space="0" w:color="auto"/>
        <w:right w:val="none" w:sz="0" w:space="0" w:color="auto"/>
      </w:divBdr>
      <w:divsChild>
        <w:div w:id="1966160026">
          <w:marLeft w:val="0"/>
          <w:marRight w:val="0"/>
          <w:marTop w:val="0"/>
          <w:marBottom w:val="0"/>
          <w:divBdr>
            <w:top w:val="none" w:sz="0" w:space="0" w:color="auto"/>
            <w:left w:val="none" w:sz="0" w:space="0" w:color="auto"/>
            <w:bottom w:val="none" w:sz="0" w:space="0" w:color="auto"/>
            <w:right w:val="none" w:sz="0" w:space="0" w:color="auto"/>
          </w:divBdr>
          <w:divsChild>
            <w:div w:id="310404002">
              <w:marLeft w:val="0"/>
              <w:marRight w:val="0"/>
              <w:marTop w:val="0"/>
              <w:marBottom w:val="0"/>
              <w:divBdr>
                <w:top w:val="none" w:sz="0" w:space="0" w:color="auto"/>
                <w:left w:val="none" w:sz="0" w:space="0" w:color="auto"/>
                <w:bottom w:val="none" w:sz="0" w:space="0" w:color="auto"/>
                <w:right w:val="none" w:sz="0" w:space="0" w:color="auto"/>
              </w:divBdr>
              <w:divsChild>
                <w:div w:id="14514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383801">
      <w:bodyDiv w:val="1"/>
      <w:marLeft w:val="0"/>
      <w:marRight w:val="0"/>
      <w:marTop w:val="0"/>
      <w:marBottom w:val="0"/>
      <w:divBdr>
        <w:top w:val="none" w:sz="0" w:space="0" w:color="auto"/>
        <w:left w:val="none" w:sz="0" w:space="0" w:color="auto"/>
        <w:bottom w:val="none" w:sz="0" w:space="0" w:color="auto"/>
        <w:right w:val="none" w:sz="0" w:space="0" w:color="auto"/>
      </w:divBdr>
      <w:divsChild>
        <w:div w:id="363605389">
          <w:marLeft w:val="0"/>
          <w:marRight w:val="0"/>
          <w:marTop w:val="0"/>
          <w:marBottom w:val="0"/>
          <w:divBdr>
            <w:top w:val="none" w:sz="0" w:space="0" w:color="auto"/>
            <w:left w:val="none" w:sz="0" w:space="0" w:color="auto"/>
            <w:bottom w:val="none" w:sz="0" w:space="0" w:color="auto"/>
            <w:right w:val="none" w:sz="0" w:space="0" w:color="auto"/>
          </w:divBdr>
          <w:divsChild>
            <w:div w:id="1577397055">
              <w:marLeft w:val="0"/>
              <w:marRight w:val="0"/>
              <w:marTop w:val="0"/>
              <w:marBottom w:val="0"/>
              <w:divBdr>
                <w:top w:val="none" w:sz="0" w:space="0" w:color="auto"/>
                <w:left w:val="none" w:sz="0" w:space="0" w:color="auto"/>
                <w:bottom w:val="none" w:sz="0" w:space="0" w:color="auto"/>
                <w:right w:val="none" w:sz="0" w:space="0" w:color="auto"/>
              </w:divBdr>
              <w:divsChild>
                <w:div w:id="4177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26582">
      <w:bodyDiv w:val="1"/>
      <w:marLeft w:val="0"/>
      <w:marRight w:val="0"/>
      <w:marTop w:val="0"/>
      <w:marBottom w:val="0"/>
      <w:divBdr>
        <w:top w:val="none" w:sz="0" w:space="0" w:color="auto"/>
        <w:left w:val="none" w:sz="0" w:space="0" w:color="auto"/>
        <w:bottom w:val="none" w:sz="0" w:space="0" w:color="auto"/>
        <w:right w:val="none" w:sz="0" w:space="0" w:color="auto"/>
      </w:divBdr>
      <w:divsChild>
        <w:div w:id="2098748823">
          <w:marLeft w:val="0"/>
          <w:marRight w:val="0"/>
          <w:marTop w:val="0"/>
          <w:marBottom w:val="0"/>
          <w:divBdr>
            <w:top w:val="none" w:sz="0" w:space="0" w:color="auto"/>
            <w:left w:val="none" w:sz="0" w:space="0" w:color="auto"/>
            <w:bottom w:val="none" w:sz="0" w:space="0" w:color="auto"/>
            <w:right w:val="none" w:sz="0" w:space="0" w:color="auto"/>
          </w:divBdr>
          <w:divsChild>
            <w:div w:id="754058297">
              <w:marLeft w:val="0"/>
              <w:marRight w:val="0"/>
              <w:marTop w:val="0"/>
              <w:marBottom w:val="0"/>
              <w:divBdr>
                <w:top w:val="none" w:sz="0" w:space="0" w:color="auto"/>
                <w:left w:val="none" w:sz="0" w:space="0" w:color="auto"/>
                <w:bottom w:val="none" w:sz="0" w:space="0" w:color="auto"/>
                <w:right w:val="none" w:sz="0" w:space="0" w:color="auto"/>
              </w:divBdr>
              <w:divsChild>
                <w:div w:id="86548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115974">
      <w:bodyDiv w:val="1"/>
      <w:marLeft w:val="0"/>
      <w:marRight w:val="0"/>
      <w:marTop w:val="0"/>
      <w:marBottom w:val="0"/>
      <w:divBdr>
        <w:top w:val="none" w:sz="0" w:space="0" w:color="auto"/>
        <w:left w:val="none" w:sz="0" w:space="0" w:color="auto"/>
        <w:bottom w:val="none" w:sz="0" w:space="0" w:color="auto"/>
        <w:right w:val="none" w:sz="0" w:space="0" w:color="auto"/>
      </w:divBdr>
      <w:divsChild>
        <w:div w:id="190385714">
          <w:marLeft w:val="0"/>
          <w:marRight w:val="0"/>
          <w:marTop w:val="0"/>
          <w:marBottom w:val="0"/>
          <w:divBdr>
            <w:top w:val="none" w:sz="0" w:space="0" w:color="auto"/>
            <w:left w:val="none" w:sz="0" w:space="0" w:color="auto"/>
            <w:bottom w:val="none" w:sz="0" w:space="0" w:color="auto"/>
            <w:right w:val="none" w:sz="0" w:space="0" w:color="auto"/>
          </w:divBdr>
          <w:divsChild>
            <w:div w:id="146677949">
              <w:marLeft w:val="0"/>
              <w:marRight w:val="0"/>
              <w:marTop w:val="0"/>
              <w:marBottom w:val="0"/>
              <w:divBdr>
                <w:top w:val="none" w:sz="0" w:space="0" w:color="auto"/>
                <w:left w:val="none" w:sz="0" w:space="0" w:color="auto"/>
                <w:bottom w:val="none" w:sz="0" w:space="0" w:color="auto"/>
                <w:right w:val="none" w:sz="0" w:space="0" w:color="auto"/>
              </w:divBdr>
              <w:divsChild>
                <w:div w:id="65688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263894">
      <w:bodyDiv w:val="1"/>
      <w:marLeft w:val="0"/>
      <w:marRight w:val="0"/>
      <w:marTop w:val="0"/>
      <w:marBottom w:val="0"/>
      <w:divBdr>
        <w:top w:val="none" w:sz="0" w:space="0" w:color="auto"/>
        <w:left w:val="none" w:sz="0" w:space="0" w:color="auto"/>
        <w:bottom w:val="none" w:sz="0" w:space="0" w:color="auto"/>
        <w:right w:val="none" w:sz="0" w:space="0" w:color="auto"/>
      </w:divBdr>
      <w:divsChild>
        <w:div w:id="1299720175">
          <w:marLeft w:val="0"/>
          <w:marRight w:val="0"/>
          <w:marTop w:val="0"/>
          <w:marBottom w:val="0"/>
          <w:divBdr>
            <w:top w:val="none" w:sz="0" w:space="0" w:color="auto"/>
            <w:left w:val="none" w:sz="0" w:space="0" w:color="auto"/>
            <w:bottom w:val="none" w:sz="0" w:space="0" w:color="auto"/>
            <w:right w:val="none" w:sz="0" w:space="0" w:color="auto"/>
          </w:divBdr>
          <w:divsChild>
            <w:div w:id="1749963003">
              <w:marLeft w:val="0"/>
              <w:marRight w:val="0"/>
              <w:marTop w:val="0"/>
              <w:marBottom w:val="0"/>
              <w:divBdr>
                <w:top w:val="none" w:sz="0" w:space="0" w:color="auto"/>
                <w:left w:val="none" w:sz="0" w:space="0" w:color="auto"/>
                <w:bottom w:val="none" w:sz="0" w:space="0" w:color="auto"/>
                <w:right w:val="none" w:sz="0" w:space="0" w:color="auto"/>
              </w:divBdr>
              <w:divsChild>
                <w:div w:id="7112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828751">
      <w:bodyDiv w:val="1"/>
      <w:marLeft w:val="0"/>
      <w:marRight w:val="0"/>
      <w:marTop w:val="0"/>
      <w:marBottom w:val="0"/>
      <w:divBdr>
        <w:top w:val="none" w:sz="0" w:space="0" w:color="auto"/>
        <w:left w:val="none" w:sz="0" w:space="0" w:color="auto"/>
        <w:bottom w:val="none" w:sz="0" w:space="0" w:color="auto"/>
        <w:right w:val="none" w:sz="0" w:space="0" w:color="auto"/>
      </w:divBdr>
      <w:divsChild>
        <w:div w:id="561257605">
          <w:marLeft w:val="0"/>
          <w:marRight w:val="0"/>
          <w:marTop w:val="0"/>
          <w:marBottom w:val="0"/>
          <w:divBdr>
            <w:top w:val="none" w:sz="0" w:space="0" w:color="auto"/>
            <w:left w:val="none" w:sz="0" w:space="0" w:color="auto"/>
            <w:bottom w:val="none" w:sz="0" w:space="0" w:color="auto"/>
            <w:right w:val="none" w:sz="0" w:space="0" w:color="auto"/>
          </w:divBdr>
          <w:divsChild>
            <w:div w:id="367530857">
              <w:marLeft w:val="0"/>
              <w:marRight w:val="0"/>
              <w:marTop w:val="0"/>
              <w:marBottom w:val="0"/>
              <w:divBdr>
                <w:top w:val="none" w:sz="0" w:space="0" w:color="auto"/>
                <w:left w:val="none" w:sz="0" w:space="0" w:color="auto"/>
                <w:bottom w:val="none" w:sz="0" w:space="0" w:color="auto"/>
                <w:right w:val="none" w:sz="0" w:space="0" w:color="auto"/>
              </w:divBdr>
              <w:divsChild>
                <w:div w:id="21708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709178">
      <w:bodyDiv w:val="1"/>
      <w:marLeft w:val="0"/>
      <w:marRight w:val="0"/>
      <w:marTop w:val="0"/>
      <w:marBottom w:val="0"/>
      <w:divBdr>
        <w:top w:val="none" w:sz="0" w:space="0" w:color="auto"/>
        <w:left w:val="none" w:sz="0" w:space="0" w:color="auto"/>
        <w:bottom w:val="none" w:sz="0" w:space="0" w:color="auto"/>
        <w:right w:val="none" w:sz="0" w:space="0" w:color="auto"/>
      </w:divBdr>
      <w:divsChild>
        <w:div w:id="380524074">
          <w:marLeft w:val="0"/>
          <w:marRight w:val="0"/>
          <w:marTop w:val="0"/>
          <w:marBottom w:val="0"/>
          <w:divBdr>
            <w:top w:val="none" w:sz="0" w:space="0" w:color="auto"/>
            <w:left w:val="none" w:sz="0" w:space="0" w:color="auto"/>
            <w:bottom w:val="none" w:sz="0" w:space="0" w:color="auto"/>
            <w:right w:val="none" w:sz="0" w:space="0" w:color="auto"/>
          </w:divBdr>
          <w:divsChild>
            <w:div w:id="1357851138">
              <w:marLeft w:val="0"/>
              <w:marRight w:val="0"/>
              <w:marTop w:val="0"/>
              <w:marBottom w:val="0"/>
              <w:divBdr>
                <w:top w:val="none" w:sz="0" w:space="0" w:color="auto"/>
                <w:left w:val="none" w:sz="0" w:space="0" w:color="auto"/>
                <w:bottom w:val="none" w:sz="0" w:space="0" w:color="auto"/>
                <w:right w:val="none" w:sz="0" w:space="0" w:color="auto"/>
              </w:divBdr>
              <w:divsChild>
                <w:div w:id="19119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064042">
      <w:bodyDiv w:val="1"/>
      <w:marLeft w:val="0"/>
      <w:marRight w:val="0"/>
      <w:marTop w:val="0"/>
      <w:marBottom w:val="0"/>
      <w:divBdr>
        <w:top w:val="none" w:sz="0" w:space="0" w:color="auto"/>
        <w:left w:val="none" w:sz="0" w:space="0" w:color="auto"/>
        <w:bottom w:val="none" w:sz="0" w:space="0" w:color="auto"/>
        <w:right w:val="none" w:sz="0" w:space="0" w:color="auto"/>
      </w:divBdr>
      <w:divsChild>
        <w:div w:id="525797427">
          <w:marLeft w:val="0"/>
          <w:marRight w:val="0"/>
          <w:marTop w:val="0"/>
          <w:marBottom w:val="0"/>
          <w:divBdr>
            <w:top w:val="none" w:sz="0" w:space="0" w:color="auto"/>
            <w:left w:val="none" w:sz="0" w:space="0" w:color="auto"/>
            <w:bottom w:val="none" w:sz="0" w:space="0" w:color="auto"/>
            <w:right w:val="none" w:sz="0" w:space="0" w:color="auto"/>
          </w:divBdr>
          <w:divsChild>
            <w:div w:id="2127265451">
              <w:marLeft w:val="0"/>
              <w:marRight w:val="0"/>
              <w:marTop w:val="0"/>
              <w:marBottom w:val="0"/>
              <w:divBdr>
                <w:top w:val="none" w:sz="0" w:space="0" w:color="auto"/>
                <w:left w:val="none" w:sz="0" w:space="0" w:color="auto"/>
                <w:bottom w:val="none" w:sz="0" w:space="0" w:color="auto"/>
                <w:right w:val="none" w:sz="0" w:space="0" w:color="auto"/>
              </w:divBdr>
              <w:divsChild>
                <w:div w:id="15428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22894">
      <w:bodyDiv w:val="1"/>
      <w:marLeft w:val="0"/>
      <w:marRight w:val="0"/>
      <w:marTop w:val="0"/>
      <w:marBottom w:val="0"/>
      <w:divBdr>
        <w:top w:val="none" w:sz="0" w:space="0" w:color="auto"/>
        <w:left w:val="none" w:sz="0" w:space="0" w:color="auto"/>
        <w:bottom w:val="none" w:sz="0" w:space="0" w:color="auto"/>
        <w:right w:val="none" w:sz="0" w:space="0" w:color="auto"/>
      </w:divBdr>
      <w:divsChild>
        <w:div w:id="1133905194">
          <w:marLeft w:val="0"/>
          <w:marRight w:val="0"/>
          <w:marTop w:val="0"/>
          <w:marBottom w:val="0"/>
          <w:divBdr>
            <w:top w:val="none" w:sz="0" w:space="0" w:color="auto"/>
            <w:left w:val="none" w:sz="0" w:space="0" w:color="auto"/>
            <w:bottom w:val="none" w:sz="0" w:space="0" w:color="auto"/>
            <w:right w:val="none" w:sz="0" w:space="0" w:color="auto"/>
          </w:divBdr>
          <w:divsChild>
            <w:div w:id="238250443">
              <w:marLeft w:val="0"/>
              <w:marRight w:val="0"/>
              <w:marTop w:val="0"/>
              <w:marBottom w:val="0"/>
              <w:divBdr>
                <w:top w:val="none" w:sz="0" w:space="0" w:color="auto"/>
                <w:left w:val="none" w:sz="0" w:space="0" w:color="auto"/>
                <w:bottom w:val="none" w:sz="0" w:space="0" w:color="auto"/>
                <w:right w:val="none" w:sz="0" w:space="0" w:color="auto"/>
              </w:divBdr>
              <w:divsChild>
                <w:div w:id="6946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96589">
      <w:bodyDiv w:val="1"/>
      <w:marLeft w:val="0"/>
      <w:marRight w:val="0"/>
      <w:marTop w:val="0"/>
      <w:marBottom w:val="0"/>
      <w:divBdr>
        <w:top w:val="none" w:sz="0" w:space="0" w:color="auto"/>
        <w:left w:val="none" w:sz="0" w:space="0" w:color="auto"/>
        <w:bottom w:val="none" w:sz="0" w:space="0" w:color="auto"/>
        <w:right w:val="none" w:sz="0" w:space="0" w:color="auto"/>
      </w:divBdr>
      <w:divsChild>
        <w:div w:id="322003589">
          <w:marLeft w:val="0"/>
          <w:marRight w:val="0"/>
          <w:marTop w:val="0"/>
          <w:marBottom w:val="0"/>
          <w:divBdr>
            <w:top w:val="none" w:sz="0" w:space="0" w:color="auto"/>
            <w:left w:val="none" w:sz="0" w:space="0" w:color="auto"/>
            <w:bottom w:val="none" w:sz="0" w:space="0" w:color="auto"/>
            <w:right w:val="none" w:sz="0" w:space="0" w:color="auto"/>
          </w:divBdr>
          <w:divsChild>
            <w:div w:id="2095198569">
              <w:marLeft w:val="0"/>
              <w:marRight w:val="0"/>
              <w:marTop w:val="0"/>
              <w:marBottom w:val="0"/>
              <w:divBdr>
                <w:top w:val="none" w:sz="0" w:space="0" w:color="auto"/>
                <w:left w:val="none" w:sz="0" w:space="0" w:color="auto"/>
                <w:bottom w:val="none" w:sz="0" w:space="0" w:color="auto"/>
                <w:right w:val="none" w:sz="0" w:space="0" w:color="auto"/>
              </w:divBdr>
              <w:divsChild>
                <w:div w:id="412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35063">
      <w:bodyDiv w:val="1"/>
      <w:marLeft w:val="0"/>
      <w:marRight w:val="0"/>
      <w:marTop w:val="0"/>
      <w:marBottom w:val="0"/>
      <w:divBdr>
        <w:top w:val="none" w:sz="0" w:space="0" w:color="auto"/>
        <w:left w:val="none" w:sz="0" w:space="0" w:color="auto"/>
        <w:bottom w:val="none" w:sz="0" w:space="0" w:color="auto"/>
        <w:right w:val="none" w:sz="0" w:space="0" w:color="auto"/>
      </w:divBdr>
      <w:divsChild>
        <w:div w:id="1580797070">
          <w:marLeft w:val="0"/>
          <w:marRight w:val="0"/>
          <w:marTop w:val="0"/>
          <w:marBottom w:val="0"/>
          <w:divBdr>
            <w:top w:val="none" w:sz="0" w:space="0" w:color="auto"/>
            <w:left w:val="none" w:sz="0" w:space="0" w:color="auto"/>
            <w:bottom w:val="none" w:sz="0" w:space="0" w:color="auto"/>
            <w:right w:val="none" w:sz="0" w:space="0" w:color="auto"/>
          </w:divBdr>
          <w:divsChild>
            <w:div w:id="870457128">
              <w:marLeft w:val="0"/>
              <w:marRight w:val="0"/>
              <w:marTop w:val="0"/>
              <w:marBottom w:val="0"/>
              <w:divBdr>
                <w:top w:val="none" w:sz="0" w:space="0" w:color="auto"/>
                <w:left w:val="none" w:sz="0" w:space="0" w:color="auto"/>
                <w:bottom w:val="none" w:sz="0" w:space="0" w:color="auto"/>
                <w:right w:val="none" w:sz="0" w:space="0" w:color="auto"/>
              </w:divBdr>
              <w:divsChild>
                <w:div w:id="211288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27826">
      <w:bodyDiv w:val="1"/>
      <w:marLeft w:val="0"/>
      <w:marRight w:val="0"/>
      <w:marTop w:val="0"/>
      <w:marBottom w:val="0"/>
      <w:divBdr>
        <w:top w:val="none" w:sz="0" w:space="0" w:color="auto"/>
        <w:left w:val="none" w:sz="0" w:space="0" w:color="auto"/>
        <w:bottom w:val="none" w:sz="0" w:space="0" w:color="auto"/>
        <w:right w:val="none" w:sz="0" w:space="0" w:color="auto"/>
      </w:divBdr>
      <w:divsChild>
        <w:div w:id="1567103279">
          <w:marLeft w:val="0"/>
          <w:marRight w:val="0"/>
          <w:marTop w:val="0"/>
          <w:marBottom w:val="0"/>
          <w:divBdr>
            <w:top w:val="none" w:sz="0" w:space="0" w:color="auto"/>
            <w:left w:val="none" w:sz="0" w:space="0" w:color="auto"/>
            <w:bottom w:val="none" w:sz="0" w:space="0" w:color="auto"/>
            <w:right w:val="none" w:sz="0" w:space="0" w:color="auto"/>
          </w:divBdr>
          <w:divsChild>
            <w:div w:id="154612191">
              <w:marLeft w:val="0"/>
              <w:marRight w:val="0"/>
              <w:marTop w:val="0"/>
              <w:marBottom w:val="0"/>
              <w:divBdr>
                <w:top w:val="none" w:sz="0" w:space="0" w:color="auto"/>
                <w:left w:val="none" w:sz="0" w:space="0" w:color="auto"/>
                <w:bottom w:val="none" w:sz="0" w:space="0" w:color="auto"/>
                <w:right w:val="none" w:sz="0" w:space="0" w:color="auto"/>
              </w:divBdr>
              <w:divsChild>
                <w:div w:id="11978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30688">
      <w:bodyDiv w:val="1"/>
      <w:marLeft w:val="0"/>
      <w:marRight w:val="0"/>
      <w:marTop w:val="0"/>
      <w:marBottom w:val="0"/>
      <w:divBdr>
        <w:top w:val="none" w:sz="0" w:space="0" w:color="auto"/>
        <w:left w:val="none" w:sz="0" w:space="0" w:color="auto"/>
        <w:bottom w:val="none" w:sz="0" w:space="0" w:color="auto"/>
        <w:right w:val="none" w:sz="0" w:space="0" w:color="auto"/>
      </w:divBdr>
      <w:divsChild>
        <w:div w:id="292518441">
          <w:marLeft w:val="0"/>
          <w:marRight w:val="0"/>
          <w:marTop w:val="0"/>
          <w:marBottom w:val="0"/>
          <w:divBdr>
            <w:top w:val="none" w:sz="0" w:space="0" w:color="auto"/>
            <w:left w:val="none" w:sz="0" w:space="0" w:color="auto"/>
            <w:bottom w:val="none" w:sz="0" w:space="0" w:color="auto"/>
            <w:right w:val="none" w:sz="0" w:space="0" w:color="auto"/>
          </w:divBdr>
          <w:divsChild>
            <w:div w:id="125855748">
              <w:marLeft w:val="0"/>
              <w:marRight w:val="0"/>
              <w:marTop w:val="0"/>
              <w:marBottom w:val="0"/>
              <w:divBdr>
                <w:top w:val="none" w:sz="0" w:space="0" w:color="auto"/>
                <w:left w:val="none" w:sz="0" w:space="0" w:color="auto"/>
                <w:bottom w:val="none" w:sz="0" w:space="0" w:color="auto"/>
                <w:right w:val="none" w:sz="0" w:space="0" w:color="auto"/>
              </w:divBdr>
              <w:divsChild>
                <w:div w:id="18319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93154">
      <w:bodyDiv w:val="1"/>
      <w:marLeft w:val="0"/>
      <w:marRight w:val="0"/>
      <w:marTop w:val="0"/>
      <w:marBottom w:val="0"/>
      <w:divBdr>
        <w:top w:val="none" w:sz="0" w:space="0" w:color="auto"/>
        <w:left w:val="none" w:sz="0" w:space="0" w:color="auto"/>
        <w:bottom w:val="none" w:sz="0" w:space="0" w:color="auto"/>
        <w:right w:val="none" w:sz="0" w:space="0" w:color="auto"/>
      </w:divBdr>
      <w:divsChild>
        <w:div w:id="286132582">
          <w:marLeft w:val="0"/>
          <w:marRight w:val="0"/>
          <w:marTop w:val="0"/>
          <w:marBottom w:val="0"/>
          <w:divBdr>
            <w:top w:val="none" w:sz="0" w:space="0" w:color="auto"/>
            <w:left w:val="none" w:sz="0" w:space="0" w:color="auto"/>
            <w:bottom w:val="none" w:sz="0" w:space="0" w:color="auto"/>
            <w:right w:val="none" w:sz="0" w:space="0" w:color="auto"/>
          </w:divBdr>
          <w:divsChild>
            <w:div w:id="226694052">
              <w:marLeft w:val="0"/>
              <w:marRight w:val="0"/>
              <w:marTop w:val="0"/>
              <w:marBottom w:val="0"/>
              <w:divBdr>
                <w:top w:val="none" w:sz="0" w:space="0" w:color="auto"/>
                <w:left w:val="none" w:sz="0" w:space="0" w:color="auto"/>
                <w:bottom w:val="none" w:sz="0" w:space="0" w:color="auto"/>
                <w:right w:val="none" w:sz="0" w:space="0" w:color="auto"/>
              </w:divBdr>
              <w:divsChild>
                <w:div w:id="207488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748493">
      <w:bodyDiv w:val="1"/>
      <w:marLeft w:val="0"/>
      <w:marRight w:val="0"/>
      <w:marTop w:val="0"/>
      <w:marBottom w:val="0"/>
      <w:divBdr>
        <w:top w:val="none" w:sz="0" w:space="0" w:color="auto"/>
        <w:left w:val="none" w:sz="0" w:space="0" w:color="auto"/>
        <w:bottom w:val="none" w:sz="0" w:space="0" w:color="auto"/>
        <w:right w:val="none" w:sz="0" w:space="0" w:color="auto"/>
      </w:divBdr>
      <w:divsChild>
        <w:div w:id="393893421">
          <w:marLeft w:val="0"/>
          <w:marRight w:val="0"/>
          <w:marTop w:val="0"/>
          <w:marBottom w:val="0"/>
          <w:divBdr>
            <w:top w:val="none" w:sz="0" w:space="0" w:color="auto"/>
            <w:left w:val="none" w:sz="0" w:space="0" w:color="auto"/>
            <w:bottom w:val="none" w:sz="0" w:space="0" w:color="auto"/>
            <w:right w:val="none" w:sz="0" w:space="0" w:color="auto"/>
          </w:divBdr>
          <w:divsChild>
            <w:div w:id="1686856508">
              <w:marLeft w:val="0"/>
              <w:marRight w:val="0"/>
              <w:marTop w:val="0"/>
              <w:marBottom w:val="0"/>
              <w:divBdr>
                <w:top w:val="none" w:sz="0" w:space="0" w:color="auto"/>
                <w:left w:val="none" w:sz="0" w:space="0" w:color="auto"/>
                <w:bottom w:val="none" w:sz="0" w:space="0" w:color="auto"/>
                <w:right w:val="none" w:sz="0" w:space="0" w:color="auto"/>
              </w:divBdr>
              <w:divsChild>
                <w:div w:id="20009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5945">
      <w:bodyDiv w:val="1"/>
      <w:marLeft w:val="0"/>
      <w:marRight w:val="0"/>
      <w:marTop w:val="0"/>
      <w:marBottom w:val="0"/>
      <w:divBdr>
        <w:top w:val="none" w:sz="0" w:space="0" w:color="auto"/>
        <w:left w:val="none" w:sz="0" w:space="0" w:color="auto"/>
        <w:bottom w:val="none" w:sz="0" w:space="0" w:color="auto"/>
        <w:right w:val="none" w:sz="0" w:space="0" w:color="auto"/>
      </w:divBdr>
      <w:divsChild>
        <w:div w:id="521356861">
          <w:marLeft w:val="0"/>
          <w:marRight w:val="0"/>
          <w:marTop w:val="0"/>
          <w:marBottom w:val="0"/>
          <w:divBdr>
            <w:top w:val="none" w:sz="0" w:space="0" w:color="auto"/>
            <w:left w:val="none" w:sz="0" w:space="0" w:color="auto"/>
            <w:bottom w:val="none" w:sz="0" w:space="0" w:color="auto"/>
            <w:right w:val="none" w:sz="0" w:space="0" w:color="auto"/>
          </w:divBdr>
          <w:divsChild>
            <w:div w:id="659966011">
              <w:marLeft w:val="0"/>
              <w:marRight w:val="0"/>
              <w:marTop w:val="0"/>
              <w:marBottom w:val="0"/>
              <w:divBdr>
                <w:top w:val="none" w:sz="0" w:space="0" w:color="auto"/>
                <w:left w:val="none" w:sz="0" w:space="0" w:color="auto"/>
                <w:bottom w:val="none" w:sz="0" w:space="0" w:color="auto"/>
                <w:right w:val="none" w:sz="0" w:space="0" w:color="auto"/>
              </w:divBdr>
              <w:divsChild>
                <w:div w:id="77255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93521">
      <w:bodyDiv w:val="1"/>
      <w:marLeft w:val="0"/>
      <w:marRight w:val="0"/>
      <w:marTop w:val="0"/>
      <w:marBottom w:val="0"/>
      <w:divBdr>
        <w:top w:val="none" w:sz="0" w:space="0" w:color="auto"/>
        <w:left w:val="none" w:sz="0" w:space="0" w:color="auto"/>
        <w:bottom w:val="none" w:sz="0" w:space="0" w:color="auto"/>
        <w:right w:val="none" w:sz="0" w:space="0" w:color="auto"/>
      </w:divBdr>
      <w:divsChild>
        <w:div w:id="138812189">
          <w:marLeft w:val="0"/>
          <w:marRight w:val="0"/>
          <w:marTop w:val="0"/>
          <w:marBottom w:val="0"/>
          <w:divBdr>
            <w:top w:val="none" w:sz="0" w:space="0" w:color="auto"/>
            <w:left w:val="none" w:sz="0" w:space="0" w:color="auto"/>
            <w:bottom w:val="none" w:sz="0" w:space="0" w:color="auto"/>
            <w:right w:val="none" w:sz="0" w:space="0" w:color="auto"/>
          </w:divBdr>
          <w:divsChild>
            <w:div w:id="679116055">
              <w:marLeft w:val="0"/>
              <w:marRight w:val="0"/>
              <w:marTop w:val="0"/>
              <w:marBottom w:val="0"/>
              <w:divBdr>
                <w:top w:val="none" w:sz="0" w:space="0" w:color="auto"/>
                <w:left w:val="none" w:sz="0" w:space="0" w:color="auto"/>
                <w:bottom w:val="none" w:sz="0" w:space="0" w:color="auto"/>
                <w:right w:val="none" w:sz="0" w:space="0" w:color="auto"/>
              </w:divBdr>
              <w:divsChild>
                <w:div w:id="3294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5447">
      <w:bodyDiv w:val="1"/>
      <w:marLeft w:val="0"/>
      <w:marRight w:val="0"/>
      <w:marTop w:val="0"/>
      <w:marBottom w:val="0"/>
      <w:divBdr>
        <w:top w:val="none" w:sz="0" w:space="0" w:color="auto"/>
        <w:left w:val="none" w:sz="0" w:space="0" w:color="auto"/>
        <w:bottom w:val="none" w:sz="0" w:space="0" w:color="auto"/>
        <w:right w:val="none" w:sz="0" w:space="0" w:color="auto"/>
      </w:divBdr>
      <w:divsChild>
        <w:div w:id="1763068070">
          <w:marLeft w:val="0"/>
          <w:marRight w:val="0"/>
          <w:marTop w:val="0"/>
          <w:marBottom w:val="0"/>
          <w:divBdr>
            <w:top w:val="none" w:sz="0" w:space="0" w:color="auto"/>
            <w:left w:val="none" w:sz="0" w:space="0" w:color="auto"/>
            <w:bottom w:val="none" w:sz="0" w:space="0" w:color="auto"/>
            <w:right w:val="none" w:sz="0" w:space="0" w:color="auto"/>
          </w:divBdr>
          <w:divsChild>
            <w:div w:id="890190578">
              <w:marLeft w:val="0"/>
              <w:marRight w:val="0"/>
              <w:marTop w:val="0"/>
              <w:marBottom w:val="0"/>
              <w:divBdr>
                <w:top w:val="none" w:sz="0" w:space="0" w:color="auto"/>
                <w:left w:val="none" w:sz="0" w:space="0" w:color="auto"/>
                <w:bottom w:val="none" w:sz="0" w:space="0" w:color="auto"/>
                <w:right w:val="none" w:sz="0" w:space="0" w:color="auto"/>
              </w:divBdr>
              <w:divsChild>
                <w:div w:id="204328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48655">
      <w:bodyDiv w:val="1"/>
      <w:marLeft w:val="0"/>
      <w:marRight w:val="0"/>
      <w:marTop w:val="0"/>
      <w:marBottom w:val="0"/>
      <w:divBdr>
        <w:top w:val="none" w:sz="0" w:space="0" w:color="auto"/>
        <w:left w:val="none" w:sz="0" w:space="0" w:color="auto"/>
        <w:bottom w:val="none" w:sz="0" w:space="0" w:color="auto"/>
        <w:right w:val="none" w:sz="0" w:space="0" w:color="auto"/>
      </w:divBdr>
      <w:divsChild>
        <w:div w:id="1721854337">
          <w:marLeft w:val="0"/>
          <w:marRight w:val="0"/>
          <w:marTop w:val="0"/>
          <w:marBottom w:val="0"/>
          <w:divBdr>
            <w:top w:val="none" w:sz="0" w:space="0" w:color="auto"/>
            <w:left w:val="none" w:sz="0" w:space="0" w:color="auto"/>
            <w:bottom w:val="none" w:sz="0" w:space="0" w:color="auto"/>
            <w:right w:val="none" w:sz="0" w:space="0" w:color="auto"/>
          </w:divBdr>
          <w:divsChild>
            <w:div w:id="1892884995">
              <w:marLeft w:val="0"/>
              <w:marRight w:val="0"/>
              <w:marTop w:val="0"/>
              <w:marBottom w:val="0"/>
              <w:divBdr>
                <w:top w:val="none" w:sz="0" w:space="0" w:color="auto"/>
                <w:left w:val="none" w:sz="0" w:space="0" w:color="auto"/>
                <w:bottom w:val="none" w:sz="0" w:space="0" w:color="auto"/>
                <w:right w:val="none" w:sz="0" w:space="0" w:color="auto"/>
              </w:divBdr>
              <w:divsChild>
                <w:div w:id="8799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000908">
      <w:bodyDiv w:val="1"/>
      <w:marLeft w:val="0"/>
      <w:marRight w:val="0"/>
      <w:marTop w:val="0"/>
      <w:marBottom w:val="0"/>
      <w:divBdr>
        <w:top w:val="none" w:sz="0" w:space="0" w:color="auto"/>
        <w:left w:val="none" w:sz="0" w:space="0" w:color="auto"/>
        <w:bottom w:val="none" w:sz="0" w:space="0" w:color="auto"/>
        <w:right w:val="none" w:sz="0" w:space="0" w:color="auto"/>
      </w:divBdr>
      <w:divsChild>
        <w:div w:id="696203252">
          <w:marLeft w:val="0"/>
          <w:marRight w:val="0"/>
          <w:marTop w:val="0"/>
          <w:marBottom w:val="0"/>
          <w:divBdr>
            <w:top w:val="none" w:sz="0" w:space="0" w:color="auto"/>
            <w:left w:val="none" w:sz="0" w:space="0" w:color="auto"/>
            <w:bottom w:val="none" w:sz="0" w:space="0" w:color="auto"/>
            <w:right w:val="none" w:sz="0" w:space="0" w:color="auto"/>
          </w:divBdr>
          <w:divsChild>
            <w:div w:id="947661981">
              <w:marLeft w:val="0"/>
              <w:marRight w:val="0"/>
              <w:marTop w:val="0"/>
              <w:marBottom w:val="0"/>
              <w:divBdr>
                <w:top w:val="none" w:sz="0" w:space="0" w:color="auto"/>
                <w:left w:val="none" w:sz="0" w:space="0" w:color="auto"/>
                <w:bottom w:val="none" w:sz="0" w:space="0" w:color="auto"/>
                <w:right w:val="none" w:sz="0" w:space="0" w:color="auto"/>
              </w:divBdr>
              <w:divsChild>
                <w:div w:id="128165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87134">
      <w:bodyDiv w:val="1"/>
      <w:marLeft w:val="0"/>
      <w:marRight w:val="0"/>
      <w:marTop w:val="0"/>
      <w:marBottom w:val="0"/>
      <w:divBdr>
        <w:top w:val="none" w:sz="0" w:space="0" w:color="auto"/>
        <w:left w:val="none" w:sz="0" w:space="0" w:color="auto"/>
        <w:bottom w:val="none" w:sz="0" w:space="0" w:color="auto"/>
        <w:right w:val="none" w:sz="0" w:space="0" w:color="auto"/>
      </w:divBdr>
      <w:divsChild>
        <w:div w:id="350764361">
          <w:marLeft w:val="0"/>
          <w:marRight w:val="0"/>
          <w:marTop w:val="0"/>
          <w:marBottom w:val="0"/>
          <w:divBdr>
            <w:top w:val="none" w:sz="0" w:space="0" w:color="auto"/>
            <w:left w:val="none" w:sz="0" w:space="0" w:color="auto"/>
            <w:bottom w:val="none" w:sz="0" w:space="0" w:color="auto"/>
            <w:right w:val="none" w:sz="0" w:space="0" w:color="auto"/>
          </w:divBdr>
          <w:divsChild>
            <w:div w:id="1571041481">
              <w:marLeft w:val="0"/>
              <w:marRight w:val="0"/>
              <w:marTop w:val="0"/>
              <w:marBottom w:val="0"/>
              <w:divBdr>
                <w:top w:val="none" w:sz="0" w:space="0" w:color="auto"/>
                <w:left w:val="none" w:sz="0" w:space="0" w:color="auto"/>
                <w:bottom w:val="none" w:sz="0" w:space="0" w:color="auto"/>
                <w:right w:val="none" w:sz="0" w:space="0" w:color="auto"/>
              </w:divBdr>
              <w:divsChild>
                <w:div w:id="109216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17285">
      <w:bodyDiv w:val="1"/>
      <w:marLeft w:val="0"/>
      <w:marRight w:val="0"/>
      <w:marTop w:val="0"/>
      <w:marBottom w:val="0"/>
      <w:divBdr>
        <w:top w:val="none" w:sz="0" w:space="0" w:color="auto"/>
        <w:left w:val="none" w:sz="0" w:space="0" w:color="auto"/>
        <w:bottom w:val="none" w:sz="0" w:space="0" w:color="auto"/>
        <w:right w:val="none" w:sz="0" w:space="0" w:color="auto"/>
      </w:divBdr>
      <w:divsChild>
        <w:div w:id="1606577251">
          <w:marLeft w:val="0"/>
          <w:marRight w:val="0"/>
          <w:marTop w:val="0"/>
          <w:marBottom w:val="0"/>
          <w:divBdr>
            <w:top w:val="none" w:sz="0" w:space="0" w:color="auto"/>
            <w:left w:val="none" w:sz="0" w:space="0" w:color="auto"/>
            <w:bottom w:val="none" w:sz="0" w:space="0" w:color="auto"/>
            <w:right w:val="none" w:sz="0" w:space="0" w:color="auto"/>
          </w:divBdr>
          <w:divsChild>
            <w:div w:id="997000028">
              <w:marLeft w:val="0"/>
              <w:marRight w:val="0"/>
              <w:marTop w:val="0"/>
              <w:marBottom w:val="0"/>
              <w:divBdr>
                <w:top w:val="none" w:sz="0" w:space="0" w:color="auto"/>
                <w:left w:val="none" w:sz="0" w:space="0" w:color="auto"/>
                <w:bottom w:val="none" w:sz="0" w:space="0" w:color="auto"/>
                <w:right w:val="none" w:sz="0" w:space="0" w:color="auto"/>
              </w:divBdr>
              <w:divsChild>
                <w:div w:id="11782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37222">
      <w:bodyDiv w:val="1"/>
      <w:marLeft w:val="0"/>
      <w:marRight w:val="0"/>
      <w:marTop w:val="0"/>
      <w:marBottom w:val="0"/>
      <w:divBdr>
        <w:top w:val="none" w:sz="0" w:space="0" w:color="auto"/>
        <w:left w:val="none" w:sz="0" w:space="0" w:color="auto"/>
        <w:bottom w:val="none" w:sz="0" w:space="0" w:color="auto"/>
        <w:right w:val="none" w:sz="0" w:space="0" w:color="auto"/>
      </w:divBdr>
      <w:divsChild>
        <w:div w:id="145634729">
          <w:marLeft w:val="0"/>
          <w:marRight w:val="0"/>
          <w:marTop w:val="0"/>
          <w:marBottom w:val="0"/>
          <w:divBdr>
            <w:top w:val="none" w:sz="0" w:space="0" w:color="auto"/>
            <w:left w:val="none" w:sz="0" w:space="0" w:color="auto"/>
            <w:bottom w:val="none" w:sz="0" w:space="0" w:color="auto"/>
            <w:right w:val="none" w:sz="0" w:space="0" w:color="auto"/>
          </w:divBdr>
          <w:divsChild>
            <w:div w:id="802769108">
              <w:marLeft w:val="0"/>
              <w:marRight w:val="0"/>
              <w:marTop w:val="0"/>
              <w:marBottom w:val="0"/>
              <w:divBdr>
                <w:top w:val="none" w:sz="0" w:space="0" w:color="auto"/>
                <w:left w:val="none" w:sz="0" w:space="0" w:color="auto"/>
                <w:bottom w:val="none" w:sz="0" w:space="0" w:color="auto"/>
                <w:right w:val="none" w:sz="0" w:space="0" w:color="auto"/>
              </w:divBdr>
              <w:divsChild>
                <w:div w:id="13588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78723">
      <w:bodyDiv w:val="1"/>
      <w:marLeft w:val="0"/>
      <w:marRight w:val="0"/>
      <w:marTop w:val="0"/>
      <w:marBottom w:val="0"/>
      <w:divBdr>
        <w:top w:val="none" w:sz="0" w:space="0" w:color="auto"/>
        <w:left w:val="none" w:sz="0" w:space="0" w:color="auto"/>
        <w:bottom w:val="none" w:sz="0" w:space="0" w:color="auto"/>
        <w:right w:val="none" w:sz="0" w:space="0" w:color="auto"/>
      </w:divBdr>
      <w:divsChild>
        <w:div w:id="369917405">
          <w:marLeft w:val="0"/>
          <w:marRight w:val="0"/>
          <w:marTop w:val="0"/>
          <w:marBottom w:val="0"/>
          <w:divBdr>
            <w:top w:val="none" w:sz="0" w:space="0" w:color="auto"/>
            <w:left w:val="none" w:sz="0" w:space="0" w:color="auto"/>
            <w:bottom w:val="none" w:sz="0" w:space="0" w:color="auto"/>
            <w:right w:val="none" w:sz="0" w:space="0" w:color="auto"/>
          </w:divBdr>
          <w:divsChild>
            <w:div w:id="1237204106">
              <w:marLeft w:val="0"/>
              <w:marRight w:val="0"/>
              <w:marTop w:val="0"/>
              <w:marBottom w:val="0"/>
              <w:divBdr>
                <w:top w:val="none" w:sz="0" w:space="0" w:color="auto"/>
                <w:left w:val="none" w:sz="0" w:space="0" w:color="auto"/>
                <w:bottom w:val="none" w:sz="0" w:space="0" w:color="auto"/>
                <w:right w:val="none" w:sz="0" w:space="0" w:color="auto"/>
              </w:divBdr>
              <w:divsChild>
                <w:div w:id="167649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940482">
      <w:bodyDiv w:val="1"/>
      <w:marLeft w:val="0"/>
      <w:marRight w:val="0"/>
      <w:marTop w:val="0"/>
      <w:marBottom w:val="0"/>
      <w:divBdr>
        <w:top w:val="none" w:sz="0" w:space="0" w:color="auto"/>
        <w:left w:val="none" w:sz="0" w:space="0" w:color="auto"/>
        <w:bottom w:val="none" w:sz="0" w:space="0" w:color="auto"/>
        <w:right w:val="none" w:sz="0" w:space="0" w:color="auto"/>
      </w:divBdr>
      <w:divsChild>
        <w:div w:id="1846240852">
          <w:marLeft w:val="0"/>
          <w:marRight w:val="0"/>
          <w:marTop w:val="0"/>
          <w:marBottom w:val="0"/>
          <w:divBdr>
            <w:top w:val="none" w:sz="0" w:space="0" w:color="auto"/>
            <w:left w:val="none" w:sz="0" w:space="0" w:color="auto"/>
            <w:bottom w:val="none" w:sz="0" w:space="0" w:color="auto"/>
            <w:right w:val="none" w:sz="0" w:space="0" w:color="auto"/>
          </w:divBdr>
          <w:divsChild>
            <w:div w:id="116144371">
              <w:marLeft w:val="0"/>
              <w:marRight w:val="0"/>
              <w:marTop w:val="0"/>
              <w:marBottom w:val="0"/>
              <w:divBdr>
                <w:top w:val="none" w:sz="0" w:space="0" w:color="auto"/>
                <w:left w:val="none" w:sz="0" w:space="0" w:color="auto"/>
                <w:bottom w:val="none" w:sz="0" w:space="0" w:color="auto"/>
                <w:right w:val="none" w:sz="0" w:space="0" w:color="auto"/>
              </w:divBdr>
              <w:divsChild>
                <w:div w:id="40156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19335">
      <w:bodyDiv w:val="1"/>
      <w:marLeft w:val="0"/>
      <w:marRight w:val="0"/>
      <w:marTop w:val="0"/>
      <w:marBottom w:val="0"/>
      <w:divBdr>
        <w:top w:val="none" w:sz="0" w:space="0" w:color="auto"/>
        <w:left w:val="none" w:sz="0" w:space="0" w:color="auto"/>
        <w:bottom w:val="none" w:sz="0" w:space="0" w:color="auto"/>
        <w:right w:val="none" w:sz="0" w:space="0" w:color="auto"/>
      </w:divBdr>
      <w:divsChild>
        <w:div w:id="607346970">
          <w:marLeft w:val="0"/>
          <w:marRight w:val="0"/>
          <w:marTop w:val="0"/>
          <w:marBottom w:val="0"/>
          <w:divBdr>
            <w:top w:val="none" w:sz="0" w:space="0" w:color="auto"/>
            <w:left w:val="none" w:sz="0" w:space="0" w:color="auto"/>
            <w:bottom w:val="none" w:sz="0" w:space="0" w:color="auto"/>
            <w:right w:val="none" w:sz="0" w:space="0" w:color="auto"/>
          </w:divBdr>
          <w:divsChild>
            <w:div w:id="1119489176">
              <w:marLeft w:val="0"/>
              <w:marRight w:val="0"/>
              <w:marTop w:val="0"/>
              <w:marBottom w:val="0"/>
              <w:divBdr>
                <w:top w:val="none" w:sz="0" w:space="0" w:color="auto"/>
                <w:left w:val="none" w:sz="0" w:space="0" w:color="auto"/>
                <w:bottom w:val="none" w:sz="0" w:space="0" w:color="auto"/>
                <w:right w:val="none" w:sz="0" w:space="0" w:color="auto"/>
              </w:divBdr>
              <w:divsChild>
                <w:div w:id="13490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547629">
      <w:bodyDiv w:val="1"/>
      <w:marLeft w:val="0"/>
      <w:marRight w:val="0"/>
      <w:marTop w:val="0"/>
      <w:marBottom w:val="0"/>
      <w:divBdr>
        <w:top w:val="none" w:sz="0" w:space="0" w:color="auto"/>
        <w:left w:val="none" w:sz="0" w:space="0" w:color="auto"/>
        <w:bottom w:val="none" w:sz="0" w:space="0" w:color="auto"/>
        <w:right w:val="none" w:sz="0" w:space="0" w:color="auto"/>
      </w:divBdr>
      <w:divsChild>
        <w:div w:id="1642341106">
          <w:marLeft w:val="0"/>
          <w:marRight w:val="0"/>
          <w:marTop w:val="0"/>
          <w:marBottom w:val="0"/>
          <w:divBdr>
            <w:top w:val="none" w:sz="0" w:space="0" w:color="auto"/>
            <w:left w:val="none" w:sz="0" w:space="0" w:color="auto"/>
            <w:bottom w:val="none" w:sz="0" w:space="0" w:color="auto"/>
            <w:right w:val="none" w:sz="0" w:space="0" w:color="auto"/>
          </w:divBdr>
          <w:divsChild>
            <w:div w:id="176888760">
              <w:marLeft w:val="0"/>
              <w:marRight w:val="0"/>
              <w:marTop w:val="0"/>
              <w:marBottom w:val="0"/>
              <w:divBdr>
                <w:top w:val="none" w:sz="0" w:space="0" w:color="auto"/>
                <w:left w:val="none" w:sz="0" w:space="0" w:color="auto"/>
                <w:bottom w:val="none" w:sz="0" w:space="0" w:color="auto"/>
                <w:right w:val="none" w:sz="0" w:space="0" w:color="auto"/>
              </w:divBdr>
              <w:divsChild>
                <w:div w:id="78704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902007">
      <w:bodyDiv w:val="1"/>
      <w:marLeft w:val="0"/>
      <w:marRight w:val="0"/>
      <w:marTop w:val="0"/>
      <w:marBottom w:val="0"/>
      <w:divBdr>
        <w:top w:val="none" w:sz="0" w:space="0" w:color="auto"/>
        <w:left w:val="none" w:sz="0" w:space="0" w:color="auto"/>
        <w:bottom w:val="none" w:sz="0" w:space="0" w:color="auto"/>
        <w:right w:val="none" w:sz="0" w:space="0" w:color="auto"/>
      </w:divBdr>
      <w:divsChild>
        <w:div w:id="1744260126">
          <w:marLeft w:val="0"/>
          <w:marRight w:val="0"/>
          <w:marTop w:val="0"/>
          <w:marBottom w:val="0"/>
          <w:divBdr>
            <w:top w:val="none" w:sz="0" w:space="0" w:color="auto"/>
            <w:left w:val="none" w:sz="0" w:space="0" w:color="auto"/>
            <w:bottom w:val="none" w:sz="0" w:space="0" w:color="auto"/>
            <w:right w:val="none" w:sz="0" w:space="0" w:color="auto"/>
          </w:divBdr>
          <w:divsChild>
            <w:div w:id="174854238">
              <w:marLeft w:val="0"/>
              <w:marRight w:val="0"/>
              <w:marTop w:val="0"/>
              <w:marBottom w:val="0"/>
              <w:divBdr>
                <w:top w:val="none" w:sz="0" w:space="0" w:color="auto"/>
                <w:left w:val="none" w:sz="0" w:space="0" w:color="auto"/>
                <w:bottom w:val="none" w:sz="0" w:space="0" w:color="auto"/>
                <w:right w:val="none" w:sz="0" w:space="0" w:color="auto"/>
              </w:divBdr>
              <w:divsChild>
                <w:div w:id="166639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32263">
      <w:bodyDiv w:val="1"/>
      <w:marLeft w:val="0"/>
      <w:marRight w:val="0"/>
      <w:marTop w:val="0"/>
      <w:marBottom w:val="0"/>
      <w:divBdr>
        <w:top w:val="none" w:sz="0" w:space="0" w:color="auto"/>
        <w:left w:val="none" w:sz="0" w:space="0" w:color="auto"/>
        <w:bottom w:val="none" w:sz="0" w:space="0" w:color="auto"/>
        <w:right w:val="none" w:sz="0" w:space="0" w:color="auto"/>
      </w:divBdr>
      <w:divsChild>
        <w:div w:id="1585604203">
          <w:marLeft w:val="0"/>
          <w:marRight w:val="0"/>
          <w:marTop w:val="0"/>
          <w:marBottom w:val="0"/>
          <w:divBdr>
            <w:top w:val="none" w:sz="0" w:space="0" w:color="auto"/>
            <w:left w:val="none" w:sz="0" w:space="0" w:color="auto"/>
            <w:bottom w:val="none" w:sz="0" w:space="0" w:color="auto"/>
            <w:right w:val="none" w:sz="0" w:space="0" w:color="auto"/>
          </w:divBdr>
          <w:divsChild>
            <w:div w:id="672611825">
              <w:marLeft w:val="0"/>
              <w:marRight w:val="0"/>
              <w:marTop w:val="0"/>
              <w:marBottom w:val="0"/>
              <w:divBdr>
                <w:top w:val="none" w:sz="0" w:space="0" w:color="auto"/>
                <w:left w:val="none" w:sz="0" w:space="0" w:color="auto"/>
                <w:bottom w:val="none" w:sz="0" w:space="0" w:color="auto"/>
                <w:right w:val="none" w:sz="0" w:space="0" w:color="auto"/>
              </w:divBdr>
              <w:divsChild>
                <w:div w:id="5954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669648">
      <w:bodyDiv w:val="1"/>
      <w:marLeft w:val="0"/>
      <w:marRight w:val="0"/>
      <w:marTop w:val="0"/>
      <w:marBottom w:val="0"/>
      <w:divBdr>
        <w:top w:val="none" w:sz="0" w:space="0" w:color="auto"/>
        <w:left w:val="none" w:sz="0" w:space="0" w:color="auto"/>
        <w:bottom w:val="none" w:sz="0" w:space="0" w:color="auto"/>
        <w:right w:val="none" w:sz="0" w:space="0" w:color="auto"/>
      </w:divBdr>
      <w:divsChild>
        <w:div w:id="1127969962">
          <w:marLeft w:val="0"/>
          <w:marRight w:val="0"/>
          <w:marTop w:val="0"/>
          <w:marBottom w:val="0"/>
          <w:divBdr>
            <w:top w:val="none" w:sz="0" w:space="0" w:color="auto"/>
            <w:left w:val="none" w:sz="0" w:space="0" w:color="auto"/>
            <w:bottom w:val="none" w:sz="0" w:space="0" w:color="auto"/>
            <w:right w:val="none" w:sz="0" w:space="0" w:color="auto"/>
          </w:divBdr>
          <w:divsChild>
            <w:div w:id="761338884">
              <w:marLeft w:val="0"/>
              <w:marRight w:val="0"/>
              <w:marTop w:val="0"/>
              <w:marBottom w:val="0"/>
              <w:divBdr>
                <w:top w:val="none" w:sz="0" w:space="0" w:color="auto"/>
                <w:left w:val="none" w:sz="0" w:space="0" w:color="auto"/>
                <w:bottom w:val="none" w:sz="0" w:space="0" w:color="auto"/>
                <w:right w:val="none" w:sz="0" w:space="0" w:color="auto"/>
              </w:divBdr>
              <w:divsChild>
                <w:div w:id="19280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4205">
      <w:bodyDiv w:val="1"/>
      <w:marLeft w:val="0"/>
      <w:marRight w:val="0"/>
      <w:marTop w:val="0"/>
      <w:marBottom w:val="0"/>
      <w:divBdr>
        <w:top w:val="none" w:sz="0" w:space="0" w:color="auto"/>
        <w:left w:val="none" w:sz="0" w:space="0" w:color="auto"/>
        <w:bottom w:val="none" w:sz="0" w:space="0" w:color="auto"/>
        <w:right w:val="none" w:sz="0" w:space="0" w:color="auto"/>
      </w:divBdr>
      <w:divsChild>
        <w:div w:id="898632530">
          <w:marLeft w:val="0"/>
          <w:marRight w:val="0"/>
          <w:marTop w:val="0"/>
          <w:marBottom w:val="0"/>
          <w:divBdr>
            <w:top w:val="none" w:sz="0" w:space="0" w:color="auto"/>
            <w:left w:val="none" w:sz="0" w:space="0" w:color="auto"/>
            <w:bottom w:val="none" w:sz="0" w:space="0" w:color="auto"/>
            <w:right w:val="none" w:sz="0" w:space="0" w:color="auto"/>
          </w:divBdr>
          <w:divsChild>
            <w:div w:id="1722510171">
              <w:marLeft w:val="0"/>
              <w:marRight w:val="0"/>
              <w:marTop w:val="0"/>
              <w:marBottom w:val="0"/>
              <w:divBdr>
                <w:top w:val="none" w:sz="0" w:space="0" w:color="auto"/>
                <w:left w:val="none" w:sz="0" w:space="0" w:color="auto"/>
                <w:bottom w:val="none" w:sz="0" w:space="0" w:color="auto"/>
                <w:right w:val="none" w:sz="0" w:space="0" w:color="auto"/>
              </w:divBdr>
              <w:divsChild>
                <w:div w:id="180508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765592">
      <w:bodyDiv w:val="1"/>
      <w:marLeft w:val="0"/>
      <w:marRight w:val="0"/>
      <w:marTop w:val="0"/>
      <w:marBottom w:val="0"/>
      <w:divBdr>
        <w:top w:val="none" w:sz="0" w:space="0" w:color="auto"/>
        <w:left w:val="none" w:sz="0" w:space="0" w:color="auto"/>
        <w:bottom w:val="none" w:sz="0" w:space="0" w:color="auto"/>
        <w:right w:val="none" w:sz="0" w:space="0" w:color="auto"/>
      </w:divBdr>
      <w:divsChild>
        <w:div w:id="498472386">
          <w:marLeft w:val="0"/>
          <w:marRight w:val="0"/>
          <w:marTop w:val="0"/>
          <w:marBottom w:val="0"/>
          <w:divBdr>
            <w:top w:val="none" w:sz="0" w:space="0" w:color="auto"/>
            <w:left w:val="none" w:sz="0" w:space="0" w:color="auto"/>
            <w:bottom w:val="none" w:sz="0" w:space="0" w:color="auto"/>
            <w:right w:val="none" w:sz="0" w:space="0" w:color="auto"/>
          </w:divBdr>
          <w:divsChild>
            <w:div w:id="766777166">
              <w:marLeft w:val="0"/>
              <w:marRight w:val="0"/>
              <w:marTop w:val="0"/>
              <w:marBottom w:val="0"/>
              <w:divBdr>
                <w:top w:val="none" w:sz="0" w:space="0" w:color="auto"/>
                <w:left w:val="none" w:sz="0" w:space="0" w:color="auto"/>
                <w:bottom w:val="none" w:sz="0" w:space="0" w:color="auto"/>
                <w:right w:val="none" w:sz="0" w:space="0" w:color="auto"/>
              </w:divBdr>
              <w:divsChild>
                <w:div w:id="171785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9098">
      <w:bodyDiv w:val="1"/>
      <w:marLeft w:val="0"/>
      <w:marRight w:val="0"/>
      <w:marTop w:val="0"/>
      <w:marBottom w:val="0"/>
      <w:divBdr>
        <w:top w:val="none" w:sz="0" w:space="0" w:color="auto"/>
        <w:left w:val="none" w:sz="0" w:space="0" w:color="auto"/>
        <w:bottom w:val="none" w:sz="0" w:space="0" w:color="auto"/>
        <w:right w:val="none" w:sz="0" w:space="0" w:color="auto"/>
      </w:divBdr>
      <w:divsChild>
        <w:div w:id="198904304">
          <w:marLeft w:val="0"/>
          <w:marRight w:val="0"/>
          <w:marTop w:val="0"/>
          <w:marBottom w:val="0"/>
          <w:divBdr>
            <w:top w:val="none" w:sz="0" w:space="0" w:color="auto"/>
            <w:left w:val="none" w:sz="0" w:space="0" w:color="auto"/>
            <w:bottom w:val="none" w:sz="0" w:space="0" w:color="auto"/>
            <w:right w:val="none" w:sz="0" w:space="0" w:color="auto"/>
          </w:divBdr>
          <w:divsChild>
            <w:div w:id="364449957">
              <w:marLeft w:val="0"/>
              <w:marRight w:val="0"/>
              <w:marTop w:val="0"/>
              <w:marBottom w:val="0"/>
              <w:divBdr>
                <w:top w:val="none" w:sz="0" w:space="0" w:color="auto"/>
                <w:left w:val="none" w:sz="0" w:space="0" w:color="auto"/>
                <w:bottom w:val="none" w:sz="0" w:space="0" w:color="auto"/>
                <w:right w:val="none" w:sz="0" w:space="0" w:color="auto"/>
              </w:divBdr>
              <w:divsChild>
                <w:div w:id="12948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0488">
      <w:bodyDiv w:val="1"/>
      <w:marLeft w:val="0"/>
      <w:marRight w:val="0"/>
      <w:marTop w:val="0"/>
      <w:marBottom w:val="0"/>
      <w:divBdr>
        <w:top w:val="none" w:sz="0" w:space="0" w:color="auto"/>
        <w:left w:val="none" w:sz="0" w:space="0" w:color="auto"/>
        <w:bottom w:val="none" w:sz="0" w:space="0" w:color="auto"/>
        <w:right w:val="none" w:sz="0" w:space="0" w:color="auto"/>
      </w:divBdr>
      <w:divsChild>
        <w:div w:id="653948428">
          <w:marLeft w:val="0"/>
          <w:marRight w:val="0"/>
          <w:marTop w:val="0"/>
          <w:marBottom w:val="0"/>
          <w:divBdr>
            <w:top w:val="none" w:sz="0" w:space="0" w:color="auto"/>
            <w:left w:val="none" w:sz="0" w:space="0" w:color="auto"/>
            <w:bottom w:val="none" w:sz="0" w:space="0" w:color="auto"/>
            <w:right w:val="none" w:sz="0" w:space="0" w:color="auto"/>
          </w:divBdr>
          <w:divsChild>
            <w:div w:id="508443510">
              <w:marLeft w:val="0"/>
              <w:marRight w:val="0"/>
              <w:marTop w:val="0"/>
              <w:marBottom w:val="0"/>
              <w:divBdr>
                <w:top w:val="none" w:sz="0" w:space="0" w:color="auto"/>
                <w:left w:val="none" w:sz="0" w:space="0" w:color="auto"/>
                <w:bottom w:val="none" w:sz="0" w:space="0" w:color="auto"/>
                <w:right w:val="none" w:sz="0" w:space="0" w:color="auto"/>
              </w:divBdr>
              <w:divsChild>
                <w:div w:id="114003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732413">
      <w:bodyDiv w:val="1"/>
      <w:marLeft w:val="0"/>
      <w:marRight w:val="0"/>
      <w:marTop w:val="0"/>
      <w:marBottom w:val="0"/>
      <w:divBdr>
        <w:top w:val="none" w:sz="0" w:space="0" w:color="auto"/>
        <w:left w:val="none" w:sz="0" w:space="0" w:color="auto"/>
        <w:bottom w:val="none" w:sz="0" w:space="0" w:color="auto"/>
        <w:right w:val="none" w:sz="0" w:space="0" w:color="auto"/>
      </w:divBdr>
      <w:divsChild>
        <w:div w:id="2050884233">
          <w:marLeft w:val="0"/>
          <w:marRight w:val="0"/>
          <w:marTop w:val="0"/>
          <w:marBottom w:val="0"/>
          <w:divBdr>
            <w:top w:val="none" w:sz="0" w:space="0" w:color="auto"/>
            <w:left w:val="none" w:sz="0" w:space="0" w:color="auto"/>
            <w:bottom w:val="none" w:sz="0" w:space="0" w:color="auto"/>
            <w:right w:val="none" w:sz="0" w:space="0" w:color="auto"/>
          </w:divBdr>
          <w:divsChild>
            <w:div w:id="968977092">
              <w:marLeft w:val="0"/>
              <w:marRight w:val="0"/>
              <w:marTop w:val="0"/>
              <w:marBottom w:val="0"/>
              <w:divBdr>
                <w:top w:val="none" w:sz="0" w:space="0" w:color="auto"/>
                <w:left w:val="none" w:sz="0" w:space="0" w:color="auto"/>
                <w:bottom w:val="none" w:sz="0" w:space="0" w:color="auto"/>
                <w:right w:val="none" w:sz="0" w:space="0" w:color="auto"/>
              </w:divBdr>
              <w:divsChild>
                <w:div w:id="21224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1797">
      <w:bodyDiv w:val="1"/>
      <w:marLeft w:val="0"/>
      <w:marRight w:val="0"/>
      <w:marTop w:val="0"/>
      <w:marBottom w:val="0"/>
      <w:divBdr>
        <w:top w:val="none" w:sz="0" w:space="0" w:color="auto"/>
        <w:left w:val="none" w:sz="0" w:space="0" w:color="auto"/>
        <w:bottom w:val="none" w:sz="0" w:space="0" w:color="auto"/>
        <w:right w:val="none" w:sz="0" w:space="0" w:color="auto"/>
      </w:divBdr>
      <w:divsChild>
        <w:div w:id="1784809751">
          <w:marLeft w:val="0"/>
          <w:marRight w:val="0"/>
          <w:marTop w:val="0"/>
          <w:marBottom w:val="0"/>
          <w:divBdr>
            <w:top w:val="none" w:sz="0" w:space="0" w:color="auto"/>
            <w:left w:val="none" w:sz="0" w:space="0" w:color="auto"/>
            <w:bottom w:val="none" w:sz="0" w:space="0" w:color="auto"/>
            <w:right w:val="none" w:sz="0" w:space="0" w:color="auto"/>
          </w:divBdr>
          <w:divsChild>
            <w:div w:id="312754704">
              <w:marLeft w:val="0"/>
              <w:marRight w:val="0"/>
              <w:marTop w:val="0"/>
              <w:marBottom w:val="0"/>
              <w:divBdr>
                <w:top w:val="none" w:sz="0" w:space="0" w:color="auto"/>
                <w:left w:val="none" w:sz="0" w:space="0" w:color="auto"/>
                <w:bottom w:val="none" w:sz="0" w:space="0" w:color="auto"/>
                <w:right w:val="none" w:sz="0" w:space="0" w:color="auto"/>
              </w:divBdr>
              <w:divsChild>
                <w:div w:id="3129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85069">
      <w:bodyDiv w:val="1"/>
      <w:marLeft w:val="0"/>
      <w:marRight w:val="0"/>
      <w:marTop w:val="0"/>
      <w:marBottom w:val="0"/>
      <w:divBdr>
        <w:top w:val="none" w:sz="0" w:space="0" w:color="auto"/>
        <w:left w:val="none" w:sz="0" w:space="0" w:color="auto"/>
        <w:bottom w:val="none" w:sz="0" w:space="0" w:color="auto"/>
        <w:right w:val="none" w:sz="0" w:space="0" w:color="auto"/>
      </w:divBdr>
      <w:divsChild>
        <w:div w:id="1981305600">
          <w:marLeft w:val="0"/>
          <w:marRight w:val="0"/>
          <w:marTop w:val="0"/>
          <w:marBottom w:val="0"/>
          <w:divBdr>
            <w:top w:val="none" w:sz="0" w:space="0" w:color="auto"/>
            <w:left w:val="none" w:sz="0" w:space="0" w:color="auto"/>
            <w:bottom w:val="none" w:sz="0" w:space="0" w:color="auto"/>
            <w:right w:val="none" w:sz="0" w:space="0" w:color="auto"/>
          </w:divBdr>
          <w:divsChild>
            <w:div w:id="928393389">
              <w:marLeft w:val="0"/>
              <w:marRight w:val="0"/>
              <w:marTop w:val="0"/>
              <w:marBottom w:val="0"/>
              <w:divBdr>
                <w:top w:val="none" w:sz="0" w:space="0" w:color="auto"/>
                <w:left w:val="none" w:sz="0" w:space="0" w:color="auto"/>
                <w:bottom w:val="none" w:sz="0" w:space="0" w:color="auto"/>
                <w:right w:val="none" w:sz="0" w:space="0" w:color="auto"/>
              </w:divBdr>
              <w:divsChild>
                <w:div w:id="20994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30205">
      <w:bodyDiv w:val="1"/>
      <w:marLeft w:val="0"/>
      <w:marRight w:val="0"/>
      <w:marTop w:val="0"/>
      <w:marBottom w:val="0"/>
      <w:divBdr>
        <w:top w:val="none" w:sz="0" w:space="0" w:color="auto"/>
        <w:left w:val="none" w:sz="0" w:space="0" w:color="auto"/>
        <w:bottom w:val="none" w:sz="0" w:space="0" w:color="auto"/>
        <w:right w:val="none" w:sz="0" w:space="0" w:color="auto"/>
      </w:divBdr>
      <w:divsChild>
        <w:div w:id="1924601820">
          <w:marLeft w:val="0"/>
          <w:marRight w:val="0"/>
          <w:marTop w:val="0"/>
          <w:marBottom w:val="0"/>
          <w:divBdr>
            <w:top w:val="none" w:sz="0" w:space="0" w:color="auto"/>
            <w:left w:val="none" w:sz="0" w:space="0" w:color="auto"/>
            <w:bottom w:val="none" w:sz="0" w:space="0" w:color="auto"/>
            <w:right w:val="none" w:sz="0" w:space="0" w:color="auto"/>
          </w:divBdr>
          <w:divsChild>
            <w:div w:id="1728331950">
              <w:marLeft w:val="0"/>
              <w:marRight w:val="0"/>
              <w:marTop w:val="0"/>
              <w:marBottom w:val="0"/>
              <w:divBdr>
                <w:top w:val="none" w:sz="0" w:space="0" w:color="auto"/>
                <w:left w:val="none" w:sz="0" w:space="0" w:color="auto"/>
                <w:bottom w:val="none" w:sz="0" w:space="0" w:color="auto"/>
                <w:right w:val="none" w:sz="0" w:space="0" w:color="auto"/>
              </w:divBdr>
              <w:divsChild>
                <w:div w:id="17507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4256">
      <w:bodyDiv w:val="1"/>
      <w:marLeft w:val="0"/>
      <w:marRight w:val="0"/>
      <w:marTop w:val="0"/>
      <w:marBottom w:val="0"/>
      <w:divBdr>
        <w:top w:val="none" w:sz="0" w:space="0" w:color="auto"/>
        <w:left w:val="none" w:sz="0" w:space="0" w:color="auto"/>
        <w:bottom w:val="none" w:sz="0" w:space="0" w:color="auto"/>
        <w:right w:val="none" w:sz="0" w:space="0" w:color="auto"/>
      </w:divBdr>
      <w:divsChild>
        <w:div w:id="753402946">
          <w:marLeft w:val="0"/>
          <w:marRight w:val="0"/>
          <w:marTop w:val="0"/>
          <w:marBottom w:val="0"/>
          <w:divBdr>
            <w:top w:val="none" w:sz="0" w:space="0" w:color="auto"/>
            <w:left w:val="none" w:sz="0" w:space="0" w:color="auto"/>
            <w:bottom w:val="none" w:sz="0" w:space="0" w:color="auto"/>
            <w:right w:val="none" w:sz="0" w:space="0" w:color="auto"/>
          </w:divBdr>
          <w:divsChild>
            <w:div w:id="1012337252">
              <w:marLeft w:val="0"/>
              <w:marRight w:val="0"/>
              <w:marTop w:val="0"/>
              <w:marBottom w:val="0"/>
              <w:divBdr>
                <w:top w:val="none" w:sz="0" w:space="0" w:color="auto"/>
                <w:left w:val="none" w:sz="0" w:space="0" w:color="auto"/>
                <w:bottom w:val="none" w:sz="0" w:space="0" w:color="auto"/>
                <w:right w:val="none" w:sz="0" w:space="0" w:color="auto"/>
              </w:divBdr>
              <w:divsChild>
                <w:div w:id="10486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665303">
      <w:bodyDiv w:val="1"/>
      <w:marLeft w:val="0"/>
      <w:marRight w:val="0"/>
      <w:marTop w:val="0"/>
      <w:marBottom w:val="0"/>
      <w:divBdr>
        <w:top w:val="none" w:sz="0" w:space="0" w:color="auto"/>
        <w:left w:val="none" w:sz="0" w:space="0" w:color="auto"/>
        <w:bottom w:val="none" w:sz="0" w:space="0" w:color="auto"/>
        <w:right w:val="none" w:sz="0" w:space="0" w:color="auto"/>
      </w:divBdr>
      <w:divsChild>
        <w:div w:id="557284380">
          <w:marLeft w:val="0"/>
          <w:marRight w:val="0"/>
          <w:marTop w:val="0"/>
          <w:marBottom w:val="0"/>
          <w:divBdr>
            <w:top w:val="none" w:sz="0" w:space="0" w:color="auto"/>
            <w:left w:val="none" w:sz="0" w:space="0" w:color="auto"/>
            <w:bottom w:val="none" w:sz="0" w:space="0" w:color="auto"/>
            <w:right w:val="none" w:sz="0" w:space="0" w:color="auto"/>
          </w:divBdr>
          <w:divsChild>
            <w:div w:id="1278676393">
              <w:marLeft w:val="0"/>
              <w:marRight w:val="0"/>
              <w:marTop w:val="0"/>
              <w:marBottom w:val="0"/>
              <w:divBdr>
                <w:top w:val="none" w:sz="0" w:space="0" w:color="auto"/>
                <w:left w:val="none" w:sz="0" w:space="0" w:color="auto"/>
                <w:bottom w:val="none" w:sz="0" w:space="0" w:color="auto"/>
                <w:right w:val="none" w:sz="0" w:space="0" w:color="auto"/>
              </w:divBdr>
              <w:divsChild>
                <w:div w:id="71365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986772">
      <w:bodyDiv w:val="1"/>
      <w:marLeft w:val="0"/>
      <w:marRight w:val="0"/>
      <w:marTop w:val="0"/>
      <w:marBottom w:val="0"/>
      <w:divBdr>
        <w:top w:val="none" w:sz="0" w:space="0" w:color="auto"/>
        <w:left w:val="none" w:sz="0" w:space="0" w:color="auto"/>
        <w:bottom w:val="none" w:sz="0" w:space="0" w:color="auto"/>
        <w:right w:val="none" w:sz="0" w:space="0" w:color="auto"/>
      </w:divBdr>
      <w:divsChild>
        <w:div w:id="1113478219">
          <w:marLeft w:val="0"/>
          <w:marRight w:val="0"/>
          <w:marTop w:val="0"/>
          <w:marBottom w:val="0"/>
          <w:divBdr>
            <w:top w:val="none" w:sz="0" w:space="0" w:color="auto"/>
            <w:left w:val="none" w:sz="0" w:space="0" w:color="auto"/>
            <w:bottom w:val="none" w:sz="0" w:space="0" w:color="auto"/>
            <w:right w:val="none" w:sz="0" w:space="0" w:color="auto"/>
          </w:divBdr>
          <w:divsChild>
            <w:div w:id="686831662">
              <w:marLeft w:val="0"/>
              <w:marRight w:val="0"/>
              <w:marTop w:val="0"/>
              <w:marBottom w:val="0"/>
              <w:divBdr>
                <w:top w:val="none" w:sz="0" w:space="0" w:color="auto"/>
                <w:left w:val="none" w:sz="0" w:space="0" w:color="auto"/>
                <w:bottom w:val="none" w:sz="0" w:space="0" w:color="auto"/>
                <w:right w:val="none" w:sz="0" w:space="0" w:color="auto"/>
              </w:divBdr>
              <w:divsChild>
                <w:div w:id="17657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37890">
      <w:bodyDiv w:val="1"/>
      <w:marLeft w:val="0"/>
      <w:marRight w:val="0"/>
      <w:marTop w:val="0"/>
      <w:marBottom w:val="0"/>
      <w:divBdr>
        <w:top w:val="none" w:sz="0" w:space="0" w:color="auto"/>
        <w:left w:val="none" w:sz="0" w:space="0" w:color="auto"/>
        <w:bottom w:val="none" w:sz="0" w:space="0" w:color="auto"/>
        <w:right w:val="none" w:sz="0" w:space="0" w:color="auto"/>
      </w:divBdr>
      <w:divsChild>
        <w:div w:id="1358003124">
          <w:marLeft w:val="0"/>
          <w:marRight w:val="0"/>
          <w:marTop w:val="0"/>
          <w:marBottom w:val="0"/>
          <w:divBdr>
            <w:top w:val="none" w:sz="0" w:space="0" w:color="auto"/>
            <w:left w:val="none" w:sz="0" w:space="0" w:color="auto"/>
            <w:bottom w:val="none" w:sz="0" w:space="0" w:color="auto"/>
            <w:right w:val="none" w:sz="0" w:space="0" w:color="auto"/>
          </w:divBdr>
          <w:divsChild>
            <w:div w:id="1392533066">
              <w:marLeft w:val="0"/>
              <w:marRight w:val="0"/>
              <w:marTop w:val="0"/>
              <w:marBottom w:val="0"/>
              <w:divBdr>
                <w:top w:val="none" w:sz="0" w:space="0" w:color="auto"/>
                <w:left w:val="none" w:sz="0" w:space="0" w:color="auto"/>
                <w:bottom w:val="none" w:sz="0" w:space="0" w:color="auto"/>
                <w:right w:val="none" w:sz="0" w:space="0" w:color="auto"/>
              </w:divBdr>
              <w:divsChild>
                <w:div w:id="159982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86616">
      <w:bodyDiv w:val="1"/>
      <w:marLeft w:val="0"/>
      <w:marRight w:val="0"/>
      <w:marTop w:val="0"/>
      <w:marBottom w:val="0"/>
      <w:divBdr>
        <w:top w:val="none" w:sz="0" w:space="0" w:color="auto"/>
        <w:left w:val="none" w:sz="0" w:space="0" w:color="auto"/>
        <w:bottom w:val="none" w:sz="0" w:space="0" w:color="auto"/>
        <w:right w:val="none" w:sz="0" w:space="0" w:color="auto"/>
      </w:divBdr>
      <w:divsChild>
        <w:div w:id="1135023558">
          <w:marLeft w:val="0"/>
          <w:marRight w:val="0"/>
          <w:marTop w:val="0"/>
          <w:marBottom w:val="0"/>
          <w:divBdr>
            <w:top w:val="none" w:sz="0" w:space="0" w:color="auto"/>
            <w:left w:val="none" w:sz="0" w:space="0" w:color="auto"/>
            <w:bottom w:val="none" w:sz="0" w:space="0" w:color="auto"/>
            <w:right w:val="none" w:sz="0" w:space="0" w:color="auto"/>
          </w:divBdr>
          <w:divsChild>
            <w:div w:id="2135560892">
              <w:marLeft w:val="0"/>
              <w:marRight w:val="0"/>
              <w:marTop w:val="0"/>
              <w:marBottom w:val="0"/>
              <w:divBdr>
                <w:top w:val="none" w:sz="0" w:space="0" w:color="auto"/>
                <w:left w:val="none" w:sz="0" w:space="0" w:color="auto"/>
                <w:bottom w:val="none" w:sz="0" w:space="0" w:color="auto"/>
                <w:right w:val="none" w:sz="0" w:space="0" w:color="auto"/>
              </w:divBdr>
              <w:divsChild>
                <w:div w:id="5728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14149">
      <w:bodyDiv w:val="1"/>
      <w:marLeft w:val="0"/>
      <w:marRight w:val="0"/>
      <w:marTop w:val="0"/>
      <w:marBottom w:val="0"/>
      <w:divBdr>
        <w:top w:val="none" w:sz="0" w:space="0" w:color="auto"/>
        <w:left w:val="none" w:sz="0" w:space="0" w:color="auto"/>
        <w:bottom w:val="none" w:sz="0" w:space="0" w:color="auto"/>
        <w:right w:val="none" w:sz="0" w:space="0" w:color="auto"/>
      </w:divBdr>
      <w:divsChild>
        <w:div w:id="618995183">
          <w:marLeft w:val="0"/>
          <w:marRight w:val="0"/>
          <w:marTop w:val="0"/>
          <w:marBottom w:val="0"/>
          <w:divBdr>
            <w:top w:val="none" w:sz="0" w:space="0" w:color="auto"/>
            <w:left w:val="none" w:sz="0" w:space="0" w:color="auto"/>
            <w:bottom w:val="none" w:sz="0" w:space="0" w:color="auto"/>
            <w:right w:val="none" w:sz="0" w:space="0" w:color="auto"/>
          </w:divBdr>
          <w:divsChild>
            <w:div w:id="669792284">
              <w:marLeft w:val="0"/>
              <w:marRight w:val="0"/>
              <w:marTop w:val="0"/>
              <w:marBottom w:val="0"/>
              <w:divBdr>
                <w:top w:val="none" w:sz="0" w:space="0" w:color="auto"/>
                <w:left w:val="none" w:sz="0" w:space="0" w:color="auto"/>
                <w:bottom w:val="none" w:sz="0" w:space="0" w:color="auto"/>
                <w:right w:val="none" w:sz="0" w:space="0" w:color="auto"/>
              </w:divBdr>
              <w:divsChild>
                <w:div w:id="6121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7633">
      <w:bodyDiv w:val="1"/>
      <w:marLeft w:val="0"/>
      <w:marRight w:val="0"/>
      <w:marTop w:val="0"/>
      <w:marBottom w:val="0"/>
      <w:divBdr>
        <w:top w:val="none" w:sz="0" w:space="0" w:color="auto"/>
        <w:left w:val="none" w:sz="0" w:space="0" w:color="auto"/>
        <w:bottom w:val="none" w:sz="0" w:space="0" w:color="auto"/>
        <w:right w:val="none" w:sz="0" w:space="0" w:color="auto"/>
      </w:divBdr>
      <w:divsChild>
        <w:div w:id="2008290036">
          <w:marLeft w:val="0"/>
          <w:marRight w:val="0"/>
          <w:marTop w:val="0"/>
          <w:marBottom w:val="0"/>
          <w:divBdr>
            <w:top w:val="none" w:sz="0" w:space="0" w:color="auto"/>
            <w:left w:val="none" w:sz="0" w:space="0" w:color="auto"/>
            <w:bottom w:val="none" w:sz="0" w:space="0" w:color="auto"/>
            <w:right w:val="none" w:sz="0" w:space="0" w:color="auto"/>
          </w:divBdr>
          <w:divsChild>
            <w:div w:id="855852830">
              <w:marLeft w:val="0"/>
              <w:marRight w:val="0"/>
              <w:marTop w:val="0"/>
              <w:marBottom w:val="0"/>
              <w:divBdr>
                <w:top w:val="none" w:sz="0" w:space="0" w:color="auto"/>
                <w:left w:val="none" w:sz="0" w:space="0" w:color="auto"/>
                <w:bottom w:val="none" w:sz="0" w:space="0" w:color="auto"/>
                <w:right w:val="none" w:sz="0" w:space="0" w:color="auto"/>
              </w:divBdr>
              <w:divsChild>
                <w:div w:id="10818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72191">
          <w:marLeft w:val="0"/>
          <w:marRight w:val="0"/>
          <w:marTop w:val="0"/>
          <w:marBottom w:val="0"/>
          <w:divBdr>
            <w:top w:val="none" w:sz="0" w:space="0" w:color="auto"/>
            <w:left w:val="none" w:sz="0" w:space="0" w:color="auto"/>
            <w:bottom w:val="none" w:sz="0" w:space="0" w:color="auto"/>
            <w:right w:val="none" w:sz="0" w:space="0" w:color="auto"/>
          </w:divBdr>
          <w:divsChild>
            <w:div w:id="1543325700">
              <w:marLeft w:val="0"/>
              <w:marRight w:val="0"/>
              <w:marTop w:val="0"/>
              <w:marBottom w:val="0"/>
              <w:divBdr>
                <w:top w:val="none" w:sz="0" w:space="0" w:color="auto"/>
                <w:left w:val="none" w:sz="0" w:space="0" w:color="auto"/>
                <w:bottom w:val="none" w:sz="0" w:space="0" w:color="auto"/>
                <w:right w:val="none" w:sz="0" w:space="0" w:color="auto"/>
              </w:divBdr>
              <w:divsChild>
                <w:div w:id="83546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62805">
          <w:marLeft w:val="0"/>
          <w:marRight w:val="0"/>
          <w:marTop w:val="0"/>
          <w:marBottom w:val="0"/>
          <w:divBdr>
            <w:top w:val="none" w:sz="0" w:space="0" w:color="auto"/>
            <w:left w:val="none" w:sz="0" w:space="0" w:color="auto"/>
            <w:bottom w:val="none" w:sz="0" w:space="0" w:color="auto"/>
            <w:right w:val="none" w:sz="0" w:space="0" w:color="auto"/>
          </w:divBdr>
          <w:divsChild>
            <w:div w:id="320543451">
              <w:marLeft w:val="0"/>
              <w:marRight w:val="0"/>
              <w:marTop w:val="0"/>
              <w:marBottom w:val="0"/>
              <w:divBdr>
                <w:top w:val="none" w:sz="0" w:space="0" w:color="auto"/>
                <w:left w:val="none" w:sz="0" w:space="0" w:color="auto"/>
                <w:bottom w:val="none" w:sz="0" w:space="0" w:color="auto"/>
                <w:right w:val="none" w:sz="0" w:space="0" w:color="auto"/>
              </w:divBdr>
              <w:divsChild>
                <w:div w:id="912661309">
                  <w:marLeft w:val="0"/>
                  <w:marRight w:val="0"/>
                  <w:marTop w:val="0"/>
                  <w:marBottom w:val="0"/>
                  <w:divBdr>
                    <w:top w:val="none" w:sz="0" w:space="0" w:color="auto"/>
                    <w:left w:val="none" w:sz="0" w:space="0" w:color="auto"/>
                    <w:bottom w:val="none" w:sz="0" w:space="0" w:color="auto"/>
                    <w:right w:val="none" w:sz="0" w:space="0" w:color="auto"/>
                  </w:divBdr>
                </w:div>
              </w:divsChild>
            </w:div>
            <w:div w:id="1781492653">
              <w:marLeft w:val="0"/>
              <w:marRight w:val="0"/>
              <w:marTop w:val="0"/>
              <w:marBottom w:val="0"/>
              <w:divBdr>
                <w:top w:val="none" w:sz="0" w:space="0" w:color="auto"/>
                <w:left w:val="none" w:sz="0" w:space="0" w:color="auto"/>
                <w:bottom w:val="none" w:sz="0" w:space="0" w:color="auto"/>
                <w:right w:val="none" w:sz="0" w:space="0" w:color="auto"/>
              </w:divBdr>
              <w:divsChild>
                <w:div w:id="15750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4292">
          <w:marLeft w:val="0"/>
          <w:marRight w:val="0"/>
          <w:marTop w:val="0"/>
          <w:marBottom w:val="0"/>
          <w:divBdr>
            <w:top w:val="none" w:sz="0" w:space="0" w:color="auto"/>
            <w:left w:val="none" w:sz="0" w:space="0" w:color="auto"/>
            <w:bottom w:val="none" w:sz="0" w:space="0" w:color="auto"/>
            <w:right w:val="none" w:sz="0" w:space="0" w:color="auto"/>
          </w:divBdr>
          <w:divsChild>
            <w:div w:id="1315522621">
              <w:marLeft w:val="0"/>
              <w:marRight w:val="0"/>
              <w:marTop w:val="0"/>
              <w:marBottom w:val="0"/>
              <w:divBdr>
                <w:top w:val="none" w:sz="0" w:space="0" w:color="auto"/>
                <w:left w:val="none" w:sz="0" w:space="0" w:color="auto"/>
                <w:bottom w:val="none" w:sz="0" w:space="0" w:color="auto"/>
                <w:right w:val="none" w:sz="0" w:space="0" w:color="auto"/>
              </w:divBdr>
              <w:divsChild>
                <w:div w:id="132219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16954">
      <w:bodyDiv w:val="1"/>
      <w:marLeft w:val="0"/>
      <w:marRight w:val="0"/>
      <w:marTop w:val="0"/>
      <w:marBottom w:val="0"/>
      <w:divBdr>
        <w:top w:val="none" w:sz="0" w:space="0" w:color="auto"/>
        <w:left w:val="none" w:sz="0" w:space="0" w:color="auto"/>
        <w:bottom w:val="none" w:sz="0" w:space="0" w:color="auto"/>
        <w:right w:val="none" w:sz="0" w:space="0" w:color="auto"/>
      </w:divBdr>
      <w:divsChild>
        <w:div w:id="78915250">
          <w:marLeft w:val="0"/>
          <w:marRight w:val="0"/>
          <w:marTop w:val="0"/>
          <w:marBottom w:val="0"/>
          <w:divBdr>
            <w:top w:val="none" w:sz="0" w:space="0" w:color="auto"/>
            <w:left w:val="none" w:sz="0" w:space="0" w:color="auto"/>
            <w:bottom w:val="none" w:sz="0" w:space="0" w:color="auto"/>
            <w:right w:val="none" w:sz="0" w:space="0" w:color="auto"/>
          </w:divBdr>
          <w:divsChild>
            <w:div w:id="1980961179">
              <w:marLeft w:val="0"/>
              <w:marRight w:val="0"/>
              <w:marTop w:val="0"/>
              <w:marBottom w:val="0"/>
              <w:divBdr>
                <w:top w:val="none" w:sz="0" w:space="0" w:color="auto"/>
                <w:left w:val="none" w:sz="0" w:space="0" w:color="auto"/>
                <w:bottom w:val="none" w:sz="0" w:space="0" w:color="auto"/>
                <w:right w:val="none" w:sz="0" w:space="0" w:color="auto"/>
              </w:divBdr>
              <w:divsChild>
                <w:div w:id="16973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7897">
          <w:marLeft w:val="0"/>
          <w:marRight w:val="0"/>
          <w:marTop w:val="0"/>
          <w:marBottom w:val="0"/>
          <w:divBdr>
            <w:top w:val="none" w:sz="0" w:space="0" w:color="auto"/>
            <w:left w:val="none" w:sz="0" w:space="0" w:color="auto"/>
            <w:bottom w:val="none" w:sz="0" w:space="0" w:color="auto"/>
            <w:right w:val="none" w:sz="0" w:space="0" w:color="auto"/>
          </w:divBdr>
          <w:divsChild>
            <w:div w:id="1777749606">
              <w:marLeft w:val="0"/>
              <w:marRight w:val="0"/>
              <w:marTop w:val="0"/>
              <w:marBottom w:val="0"/>
              <w:divBdr>
                <w:top w:val="none" w:sz="0" w:space="0" w:color="auto"/>
                <w:left w:val="none" w:sz="0" w:space="0" w:color="auto"/>
                <w:bottom w:val="none" w:sz="0" w:space="0" w:color="auto"/>
                <w:right w:val="none" w:sz="0" w:space="0" w:color="auto"/>
              </w:divBdr>
              <w:divsChild>
                <w:div w:id="7625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68522">
          <w:marLeft w:val="0"/>
          <w:marRight w:val="0"/>
          <w:marTop w:val="0"/>
          <w:marBottom w:val="0"/>
          <w:divBdr>
            <w:top w:val="none" w:sz="0" w:space="0" w:color="auto"/>
            <w:left w:val="none" w:sz="0" w:space="0" w:color="auto"/>
            <w:bottom w:val="none" w:sz="0" w:space="0" w:color="auto"/>
            <w:right w:val="none" w:sz="0" w:space="0" w:color="auto"/>
          </w:divBdr>
          <w:divsChild>
            <w:div w:id="1557858531">
              <w:marLeft w:val="0"/>
              <w:marRight w:val="0"/>
              <w:marTop w:val="0"/>
              <w:marBottom w:val="0"/>
              <w:divBdr>
                <w:top w:val="none" w:sz="0" w:space="0" w:color="auto"/>
                <w:left w:val="none" w:sz="0" w:space="0" w:color="auto"/>
                <w:bottom w:val="none" w:sz="0" w:space="0" w:color="auto"/>
                <w:right w:val="none" w:sz="0" w:space="0" w:color="auto"/>
              </w:divBdr>
              <w:divsChild>
                <w:div w:id="1386296519">
                  <w:marLeft w:val="0"/>
                  <w:marRight w:val="0"/>
                  <w:marTop w:val="0"/>
                  <w:marBottom w:val="0"/>
                  <w:divBdr>
                    <w:top w:val="none" w:sz="0" w:space="0" w:color="auto"/>
                    <w:left w:val="none" w:sz="0" w:space="0" w:color="auto"/>
                    <w:bottom w:val="none" w:sz="0" w:space="0" w:color="auto"/>
                    <w:right w:val="none" w:sz="0" w:space="0" w:color="auto"/>
                  </w:divBdr>
                </w:div>
              </w:divsChild>
            </w:div>
            <w:div w:id="1890073367">
              <w:marLeft w:val="0"/>
              <w:marRight w:val="0"/>
              <w:marTop w:val="0"/>
              <w:marBottom w:val="0"/>
              <w:divBdr>
                <w:top w:val="none" w:sz="0" w:space="0" w:color="auto"/>
                <w:left w:val="none" w:sz="0" w:space="0" w:color="auto"/>
                <w:bottom w:val="none" w:sz="0" w:space="0" w:color="auto"/>
                <w:right w:val="none" w:sz="0" w:space="0" w:color="auto"/>
              </w:divBdr>
              <w:divsChild>
                <w:div w:id="20692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4253">
          <w:marLeft w:val="0"/>
          <w:marRight w:val="0"/>
          <w:marTop w:val="0"/>
          <w:marBottom w:val="0"/>
          <w:divBdr>
            <w:top w:val="none" w:sz="0" w:space="0" w:color="auto"/>
            <w:left w:val="none" w:sz="0" w:space="0" w:color="auto"/>
            <w:bottom w:val="none" w:sz="0" w:space="0" w:color="auto"/>
            <w:right w:val="none" w:sz="0" w:space="0" w:color="auto"/>
          </w:divBdr>
          <w:divsChild>
            <w:div w:id="1884170233">
              <w:marLeft w:val="0"/>
              <w:marRight w:val="0"/>
              <w:marTop w:val="0"/>
              <w:marBottom w:val="0"/>
              <w:divBdr>
                <w:top w:val="none" w:sz="0" w:space="0" w:color="auto"/>
                <w:left w:val="none" w:sz="0" w:space="0" w:color="auto"/>
                <w:bottom w:val="none" w:sz="0" w:space="0" w:color="auto"/>
                <w:right w:val="none" w:sz="0" w:space="0" w:color="auto"/>
              </w:divBdr>
              <w:divsChild>
                <w:div w:id="6283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360078">
      <w:bodyDiv w:val="1"/>
      <w:marLeft w:val="0"/>
      <w:marRight w:val="0"/>
      <w:marTop w:val="0"/>
      <w:marBottom w:val="0"/>
      <w:divBdr>
        <w:top w:val="none" w:sz="0" w:space="0" w:color="auto"/>
        <w:left w:val="none" w:sz="0" w:space="0" w:color="auto"/>
        <w:bottom w:val="none" w:sz="0" w:space="0" w:color="auto"/>
        <w:right w:val="none" w:sz="0" w:space="0" w:color="auto"/>
      </w:divBdr>
      <w:divsChild>
        <w:div w:id="1929459962">
          <w:marLeft w:val="0"/>
          <w:marRight w:val="0"/>
          <w:marTop w:val="0"/>
          <w:marBottom w:val="0"/>
          <w:divBdr>
            <w:top w:val="none" w:sz="0" w:space="0" w:color="auto"/>
            <w:left w:val="none" w:sz="0" w:space="0" w:color="auto"/>
            <w:bottom w:val="none" w:sz="0" w:space="0" w:color="auto"/>
            <w:right w:val="none" w:sz="0" w:space="0" w:color="auto"/>
          </w:divBdr>
          <w:divsChild>
            <w:div w:id="432944064">
              <w:marLeft w:val="0"/>
              <w:marRight w:val="0"/>
              <w:marTop w:val="0"/>
              <w:marBottom w:val="0"/>
              <w:divBdr>
                <w:top w:val="none" w:sz="0" w:space="0" w:color="auto"/>
                <w:left w:val="none" w:sz="0" w:space="0" w:color="auto"/>
                <w:bottom w:val="none" w:sz="0" w:space="0" w:color="auto"/>
                <w:right w:val="none" w:sz="0" w:space="0" w:color="auto"/>
              </w:divBdr>
              <w:divsChild>
                <w:div w:id="17142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44865">
      <w:bodyDiv w:val="1"/>
      <w:marLeft w:val="0"/>
      <w:marRight w:val="0"/>
      <w:marTop w:val="0"/>
      <w:marBottom w:val="0"/>
      <w:divBdr>
        <w:top w:val="none" w:sz="0" w:space="0" w:color="auto"/>
        <w:left w:val="none" w:sz="0" w:space="0" w:color="auto"/>
        <w:bottom w:val="none" w:sz="0" w:space="0" w:color="auto"/>
        <w:right w:val="none" w:sz="0" w:space="0" w:color="auto"/>
      </w:divBdr>
      <w:divsChild>
        <w:div w:id="1387877718">
          <w:marLeft w:val="0"/>
          <w:marRight w:val="0"/>
          <w:marTop w:val="0"/>
          <w:marBottom w:val="0"/>
          <w:divBdr>
            <w:top w:val="none" w:sz="0" w:space="0" w:color="auto"/>
            <w:left w:val="none" w:sz="0" w:space="0" w:color="auto"/>
            <w:bottom w:val="none" w:sz="0" w:space="0" w:color="auto"/>
            <w:right w:val="none" w:sz="0" w:space="0" w:color="auto"/>
          </w:divBdr>
          <w:divsChild>
            <w:div w:id="592394606">
              <w:marLeft w:val="0"/>
              <w:marRight w:val="0"/>
              <w:marTop w:val="0"/>
              <w:marBottom w:val="0"/>
              <w:divBdr>
                <w:top w:val="none" w:sz="0" w:space="0" w:color="auto"/>
                <w:left w:val="none" w:sz="0" w:space="0" w:color="auto"/>
                <w:bottom w:val="none" w:sz="0" w:space="0" w:color="auto"/>
                <w:right w:val="none" w:sz="0" w:space="0" w:color="auto"/>
              </w:divBdr>
              <w:divsChild>
                <w:div w:id="19233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76108">
      <w:bodyDiv w:val="1"/>
      <w:marLeft w:val="0"/>
      <w:marRight w:val="0"/>
      <w:marTop w:val="0"/>
      <w:marBottom w:val="0"/>
      <w:divBdr>
        <w:top w:val="none" w:sz="0" w:space="0" w:color="auto"/>
        <w:left w:val="none" w:sz="0" w:space="0" w:color="auto"/>
        <w:bottom w:val="none" w:sz="0" w:space="0" w:color="auto"/>
        <w:right w:val="none" w:sz="0" w:space="0" w:color="auto"/>
      </w:divBdr>
      <w:divsChild>
        <w:div w:id="613444004">
          <w:marLeft w:val="0"/>
          <w:marRight w:val="0"/>
          <w:marTop w:val="0"/>
          <w:marBottom w:val="0"/>
          <w:divBdr>
            <w:top w:val="none" w:sz="0" w:space="0" w:color="auto"/>
            <w:left w:val="none" w:sz="0" w:space="0" w:color="auto"/>
            <w:bottom w:val="none" w:sz="0" w:space="0" w:color="auto"/>
            <w:right w:val="none" w:sz="0" w:space="0" w:color="auto"/>
          </w:divBdr>
          <w:divsChild>
            <w:div w:id="373123400">
              <w:marLeft w:val="0"/>
              <w:marRight w:val="0"/>
              <w:marTop w:val="0"/>
              <w:marBottom w:val="0"/>
              <w:divBdr>
                <w:top w:val="none" w:sz="0" w:space="0" w:color="auto"/>
                <w:left w:val="none" w:sz="0" w:space="0" w:color="auto"/>
                <w:bottom w:val="none" w:sz="0" w:space="0" w:color="auto"/>
                <w:right w:val="none" w:sz="0" w:space="0" w:color="auto"/>
              </w:divBdr>
              <w:divsChild>
                <w:div w:id="9561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23961">
      <w:bodyDiv w:val="1"/>
      <w:marLeft w:val="0"/>
      <w:marRight w:val="0"/>
      <w:marTop w:val="0"/>
      <w:marBottom w:val="0"/>
      <w:divBdr>
        <w:top w:val="none" w:sz="0" w:space="0" w:color="auto"/>
        <w:left w:val="none" w:sz="0" w:space="0" w:color="auto"/>
        <w:bottom w:val="none" w:sz="0" w:space="0" w:color="auto"/>
        <w:right w:val="none" w:sz="0" w:space="0" w:color="auto"/>
      </w:divBdr>
      <w:divsChild>
        <w:div w:id="615329027">
          <w:marLeft w:val="0"/>
          <w:marRight w:val="0"/>
          <w:marTop w:val="0"/>
          <w:marBottom w:val="0"/>
          <w:divBdr>
            <w:top w:val="none" w:sz="0" w:space="0" w:color="auto"/>
            <w:left w:val="none" w:sz="0" w:space="0" w:color="auto"/>
            <w:bottom w:val="none" w:sz="0" w:space="0" w:color="auto"/>
            <w:right w:val="none" w:sz="0" w:space="0" w:color="auto"/>
          </w:divBdr>
          <w:divsChild>
            <w:div w:id="1632244668">
              <w:marLeft w:val="0"/>
              <w:marRight w:val="0"/>
              <w:marTop w:val="0"/>
              <w:marBottom w:val="0"/>
              <w:divBdr>
                <w:top w:val="none" w:sz="0" w:space="0" w:color="auto"/>
                <w:left w:val="none" w:sz="0" w:space="0" w:color="auto"/>
                <w:bottom w:val="none" w:sz="0" w:space="0" w:color="auto"/>
                <w:right w:val="none" w:sz="0" w:space="0" w:color="auto"/>
              </w:divBdr>
              <w:divsChild>
                <w:div w:id="17867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13939">
      <w:bodyDiv w:val="1"/>
      <w:marLeft w:val="0"/>
      <w:marRight w:val="0"/>
      <w:marTop w:val="0"/>
      <w:marBottom w:val="0"/>
      <w:divBdr>
        <w:top w:val="none" w:sz="0" w:space="0" w:color="auto"/>
        <w:left w:val="none" w:sz="0" w:space="0" w:color="auto"/>
        <w:bottom w:val="none" w:sz="0" w:space="0" w:color="auto"/>
        <w:right w:val="none" w:sz="0" w:space="0" w:color="auto"/>
      </w:divBdr>
      <w:divsChild>
        <w:div w:id="609312617">
          <w:marLeft w:val="0"/>
          <w:marRight w:val="0"/>
          <w:marTop w:val="0"/>
          <w:marBottom w:val="0"/>
          <w:divBdr>
            <w:top w:val="none" w:sz="0" w:space="0" w:color="auto"/>
            <w:left w:val="none" w:sz="0" w:space="0" w:color="auto"/>
            <w:bottom w:val="none" w:sz="0" w:space="0" w:color="auto"/>
            <w:right w:val="none" w:sz="0" w:space="0" w:color="auto"/>
          </w:divBdr>
          <w:divsChild>
            <w:div w:id="639115858">
              <w:marLeft w:val="0"/>
              <w:marRight w:val="0"/>
              <w:marTop w:val="0"/>
              <w:marBottom w:val="0"/>
              <w:divBdr>
                <w:top w:val="none" w:sz="0" w:space="0" w:color="auto"/>
                <w:left w:val="none" w:sz="0" w:space="0" w:color="auto"/>
                <w:bottom w:val="none" w:sz="0" w:space="0" w:color="auto"/>
                <w:right w:val="none" w:sz="0" w:space="0" w:color="auto"/>
              </w:divBdr>
              <w:divsChild>
                <w:div w:id="17748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499332">
      <w:bodyDiv w:val="1"/>
      <w:marLeft w:val="0"/>
      <w:marRight w:val="0"/>
      <w:marTop w:val="0"/>
      <w:marBottom w:val="0"/>
      <w:divBdr>
        <w:top w:val="none" w:sz="0" w:space="0" w:color="auto"/>
        <w:left w:val="none" w:sz="0" w:space="0" w:color="auto"/>
        <w:bottom w:val="none" w:sz="0" w:space="0" w:color="auto"/>
        <w:right w:val="none" w:sz="0" w:space="0" w:color="auto"/>
      </w:divBdr>
      <w:divsChild>
        <w:div w:id="745342155">
          <w:marLeft w:val="0"/>
          <w:marRight w:val="0"/>
          <w:marTop w:val="0"/>
          <w:marBottom w:val="0"/>
          <w:divBdr>
            <w:top w:val="none" w:sz="0" w:space="0" w:color="auto"/>
            <w:left w:val="none" w:sz="0" w:space="0" w:color="auto"/>
            <w:bottom w:val="none" w:sz="0" w:space="0" w:color="auto"/>
            <w:right w:val="none" w:sz="0" w:space="0" w:color="auto"/>
          </w:divBdr>
          <w:divsChild>
            <w:div w:id="1093821992">
              <w:marLeft w:val="0"/>
              <w:marRight w:val="0"/>
              <w:marTop w:val="0"/>
              <w:marBottom w:val="0"/>
              <w:divBdr>
                <w:top w:val="none" w:sz="0" w:space="0" w:color="auto"/>
                <w:left w:val="none" w:sz="0" w:space="0" w:color="auto"/>
                <w:bottom w:val="none" w:sz="0" w:space="0" w:color="auto"/>
                <w:right w:val="none" w:sz="0" w:space="0" w:color="auto"/>
              </w:divBdr>
              <w:divsChild>
                <w:div w:id="7089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46069">
      <w:bodyDiv w:val="1"/>
      <w:marLeft w:val="0"/>
      <w:marRight w:val="0"/>
      <w:marTop w:val="0"/>
      <w:marBottom w:val="0"/>
      <w:divBdr>
        <w:top w:val="none" w:sz="0" w:space="0" w:color="auto"/>
        <w:left w:val="none" w:sz="0" w:space="0" w:color="auto"/>
        <w:bottom w:val="none" w:sz="0" w:space="0" w:color="auto"/>
        <w:right w:val="none" w:sz="0" w:space="0" w:color="auto"/>
      </w:divBdr>
      <w:divsChild>
        <w:div w:id="1634410655">
          <w:marLeft w:val="0"/>
          <w:marRight w:val="0"/>
          <w:marTop w:val="0"/>
          <w:marBottom w:val="0"/>
          <w:divBdr>
            <w:top w:val="none" w:sz="0" w:space="0" w:color="auto"/>
            <w:left w:val="none" w:sz="0" w:space="0" w:color="auto"/>
            <w:bottom w:val="none" w:sz="0" w:space="0" w:color="auto"/>
            <w:right w:val="none" w:sz="0" w:space="0" w:color="auto"/>
          </w:divBdr>
          <w:divsChild>
            <w:div w:id="888036504">
              <w:marLeft w:val="0"/>
              <w:marRight w:val="0"/>
              <w:marTop w:val="0"/>
              <w:marBottom w:val="0"/>
              <w:divBdr>
                <w:top w:val="none" w:sz="0" w:space="0" w:color="auto"/>
                <w:left w:val="none" w:sz="0" w:space="0" w:color="auto"/>
                <w:bottom w:val="none" w:sz="0" w:space="0" w:color="auto"/>
                <w:right w:val="none" w:sz="0" w:space="0" w:color="auto"/>
              </w:divBdr>
              <w:divsChild>
                <w:div w:id="3832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941431">
      <w:bodyDiv w:val="1"/>
      <w:marLeft w:val="0"/>
      <w:marRight w:val="0"/>
      <w:marTop w:val="0"/>
      <w:marBottom w:val="0"/>
      <w:divBdr>
        <w:top w:val="none" w:sz="0" w:space="0" w:color="auto"/>
        <w:left w:val="none" w:sz="0" w:space="0" w:color="auto"/>
        <w:bottom w:val="none" w:sz="0" w:space="0" w:color="auto"/>
        <w:right w:val="none" w:sz="0" w:space="0" w:color="auto"/>
      </w:divBdr>
      <w:divsChild>
        <w:div w:id="515459213">
          <w:marLeft w:val="0"/>
          <w:marRight w:val="0"/>
          <w:marTop w:val="0"/>
          <w:marBottom w:val="0"/>
          <w:divBdr>
            <w:top w:val="none" w:sz="0" w:space="0" w:color="auto"/>
            <w:left w:val="none" w:sz="0" w:space="0" w:color="auto"/>
            <w:bottom w:val="none" w:sz="0" w:space="0" w:color="auto"/>
            <w:right w:val="none" w:sz="0" w:space="0" w:color="auto"/>
          </w:divBdr>
          <w:divsChild>
            <w:div w:id="1332097955">
              <w:marLeft w:val="0"/>
              <w:marRight w:val="0"/>
              <w:marTop w:val="0"/>
              <w:marBottom w:val="0"/>
              <w:divBdr>
                <w:top w:val="none" w:sz="0" w:space="0" w:color="auto"/>
                <w:left w:val="none" w:sz="0" w:space="0" w:color="auto"/>
                <w:bottom w:val="none" w:sz="0" w:space="0" w:color="auto"/>
                <w:right w:val="none" w:sz="0" w:space="0" w:color="auto"/>
              </w:divBdr>
              <w:divsChild>
                <w:div w:id="155681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2749">
      <w:bodyDiv w:val="1"/>
      <w:marLeft w:val="0"/>
      <w:marRight w:val="0"/>
      <w:marTop w:val="0"/>
      <w:marBottom w:val="0"/>
      <w:divBdr>
        <w:top w:val="none" w:sz="0" w:space="0" w:color="auto"/>
        <w:left w:val="none" w:sz="0" w:space="0" w:color="auto"/>
        <w:bottom w:val="none" w:sz="0" w:space="0" w:color="auto"/>
        <w:right w:val="none" w:sz="0" w:space="0" w:color="auto"/>
      </w:divBdr>
      <w:divsChild>
        <w:div w:id="190729298">
          <w:marLeft w:val="0"/>
          <w:marRight w:val="0"/>
          <w:marTop w:val="0"/>
          <w:marBottom w:val="0"/>
          <w:divBdr>
            <w:top w:val="none" w:sz="0" w:space="0" w:color="auto"/>
            <w:left w:val="none" w:sz="0" w:space="0" w:color="auto"/>
            <w:bottom w:val="none" w:sz="0" w:space="0" w:color="auto"/>
            <w:right w:val="none" w:sz="0" w:space="0" w:color="auto"/>
          </w:divBdr>
          <w:divsChild>
            <w:div w:id="685668147">
              <w:marLeft w:val="0"/>
              <w:marRight w:val="0"/>
              <w:marTop w:val="0"/>
              <w:marBottom w:val="0"/>
              <w:divBdr>
                <w:top w:val="none" w:sz="0" w:space="0" w:color="auto"/>
                <w:left w:val="none" w:sz="0" w:space="0" w:color="auto"/>
                <w:bottom w:val="none" w:sz="0" w:space="0" w:color="auto"/>
                <w:right w:val="none" w:sz="0" w:space="0" w:color="auto"/>
              </w:divBdr>
              <w:divsChild>
                <w:div w:id="573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s://nmr-genesis.co.uk" TargetMode="External"/><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github.com/yongrenjie/hsqc-cosy-paper"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7E0BF-85B1-0342-9A2E-799D65E47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16</Pages>
  <Words>4955</Words>
  <Characters>28249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Yong</dc:creator>
  <cp:keywords/>
  <dc:description/>
  <cp:lastModifiedBy>Jonathan Yong</cp:lastModifiedBy>
  <cp:revision>36</cp:revision>
  <dcterms:created xsi:type="dcterms:W3CDTF">2024-03-10T01:55:00Z</dcterms:created>
  <dcterms:modified xsi:type="dcterms:W3CDTF">2024-04-15T12:26:00Z</dcterms:modified>
</cp:coreProperties>
</file>